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1A87B" w14:textId="77777777" w:rsidR="00E21920" w:rsidRDefault="00E21920" w:rsidP="00E21920">
      <w:pPr>
        <w:spacing w:after="131" w:line="259" w:lineRule="auto"/>
        <w:ind w:right="0"/>
        <w:rPr>
          <w:sz w:val="28"/>
          <w:szCs w:val="28"/>
        </w:rPr>
      </w:pPr>
      <w:bookmarkStart w:id="0" w:name="_Hlk145534530"/>
      <w:bookmarkEnd w:id="0"/>
      <w:r>
        <w:rPr>
          <w:sz w:val="28"/>
          <w:szCs w:val="28"/>
        </w:rPr>
        <w:t xml:space="preserve">                                                         A          </w:t>
      </w:r>
      <w:bookmarkStart w:id="1" w:name="_Hlk145529289"/>
      <w:bookmarkEnd w:id="1"/>
      <w:r>
        <w:rPr>
          <w:sz w:val="28"/>
          <w:szCs w:val="28"/>
        </w:rPr>
        <w:t xml:space="preserve">                                                                                                      </w:t>
      </w:r>
    </w:p>
    <w:p w14:paraId="0BE95552" w14:textId="77777777" w:rsidR="00E21920" w:rsidRDefault="00E21920" w:rsidP="00E21920">
      <w:pPr>
        <w:spacing w:after="131" w:line="259" w:lineRule="auto"/>
        <w:ind w:left="785" w:right="76"/>
        <w:jc w:val="center"/>
      </w:pPr>
      <w:r>
        <w:rPr>
          <w:sz w:val="28"/>
        </w:rPr>
        <w:t xml:space="preserve">Mini Project </w:t>
      </w:r>
    </w:p>
    <w:p w14:paraId="117AEE14" w14:textId="77777777" w:rsidR="00E21920" w:rsidRDefault="00E21920" w:rsidP="00E21920">
      <w:pPr>
        <w:spacing w:after="179" w:line="259" w:lineRule="auto"/>
        <w:ind w:left="785" w:right="73"/>
        <w:jc w:val="center"/>
      </w:pPr>
      <w:r>
        <w:rPr>
          <w:sz w:val="28"/>
        </w:rPr>
        <w:t xml:space="preserve">On </w:t>
      </w:r>
    </w:p>
    <w:p w14:paraId="340C2D17" w14:textId="3CBBB1C3" w:rsidR="00E21920" w:rsidRDefault="00E21920" w:rsidP="00E21920">
      <w:pPr>
        <w:spacing w:after="136" w:line="259" w:lineRule="auto"/>
        <w:ind w:left="0" w:right="211" w:firstLine="720"/>
        <w:jc w:val="center"/>
        <w:rPr>
          <w:b/>
          <w:sz w:val="32"/>
        </w:rPr>
      </w:pPr>
      <w:r>
        <w:rPr>
          <w:b/>
          <w:sz w:val="32"/>
        </w:rPr>
        <w:t xml:space="preserve">DETECTION OF STROKE DISEASE </w:t>
      </w:r>
      <w:proofErr w:type="gramStart"/>
      <w:r>
        <w:rPr>
          <w:b/>
          <w:sz w:val="32"/>
        </w:rPr>
        <w:t>USING  MACHINE</w:t>
      </w:r>
      <w:proofErr w:type="gramEnd"/>
      <w:r>
        <w:rPr>
          <w:b/>
          <w:sz w:val="32"/>
        </w:rPr>
        <w:t xml:space="preserve"> LEARNING ALGORITHMS</w:t>
      </w:r>
    </w:p>
    <w:p w14:paraId="522A8B32" w14:textId="77777777" w:rsidR="00E21920" w:rsidRDefault="00E21920" w:rsidP="00E21920">
      <w:pPr>
        <w:spacing w:after="136" w:line="259" w:lineRule="auto"/>
        <w:ind w:left="0" w:right="211" w:firstLine="720"/>
        <w:jc w:val="right"/>
      </w:pPr>
      <w:r>
        <w:rPr>
          <w:sz w:val="26"/>
        </w:rPr>
        <w:t xml:space="preserve">(Submitted in partial fulfillment of the requirements for the award of Degree) </w:t>
      </w:r>
    </w:p>
    <w:p w14:paraId="452ACDB6" w14:textId="77777777" w:rsidR="00E21920" w:rsidRDefault="00E21920" w:rsidP="00E21920">
      <w:pPr>
        <w:spacing w:after="115" w:line="259" w:lineRule="auto"/>
        <w:ind w:left="785" w:right="83"/>
        <w:jc w:val="center"/>
      </w:pPr>
      <w:r>
        <w:rPr>
          <w:sz w:val="28"/>
        </w:rPr>
        <w:t xml:space="preserve">BACHELOR OF TECHNOLOGY </w:t>
      </w:r>
    </w:p>
    <w:p w14:paraId="1622A313" w14:textId="77777777" w:rsidR="00E21920" w:rsidRDefault="00E21920" w:rsidP="00E21920">
      <w:pPr>
        <w:spacing w:after="137" w:line="265" w:lineRule="auto"/>
        <w:ind w:left="1421" w:right="709"/>
        <w:jc w:val="center"/>
      </w:pPr>
      <w:r>
        <w:rPr>
          <w:sz w:val="26"/>
        </w:rPr>
        <w:t xml:space="preserve">In </w:t>
      </w:r>
    </w:p>
    <w:p w14:paraId="49D6CF37" w14:textId="77777777" w:rsidR="00E21920" w:rsidRDefault="00E21920" w:rsidP="00E21920">
      <w:pPr>
        <w:spacing w:after="107" w:line="265" w:lineRule="auto"/>
        <w:ind w:left="2223" w:right="0"/>
        <w:jc w:val="left"/>
      </w:pPr>
      <w:r>
        <w:rPr>
          <w:sz w:val="28"/>
        </w:rPr>
        <w:t xml:space="preserve">COMPUTER SCIENCE AND ENGINEERING </w:t>
      </w:r>
    </w:p>
    <w:p w14:paraId="50D85D7A" w14:textId="607E985A" w:rsidR="00E21920" w:rsidRDefault="00E21920" w:rsidP="00E21920">
      <w:pPr>
        <w:spacing w:after="112" w:line="265" w:lineRule="auto"/>
        <w:ind w:left="2564" w:right="0" w:firstLine="693"/>
        <w:jc w:val="left"/>
      </w:pPr>
      <w:proofErr w:type="gramStart"/>
      <w:r>
        <w:rPr>
          <w:sz w:val="28"/>
        </w:rPr>
        <w:t>CH.AJAY</w:t>
      </w:r>
      <w:proofErr w:type="gramEnd"/>
      <w:r>
        <w:rPr>
          <w:sz w:val="28"/>
        </w:rPr>
        <w:t xml:space="preserve"> KUMAR (207R1A0571) </w:t>
      </w:r>
    </w:p>
    <w:p w14:paraId="1786EBC3" w14:textId="346BF3C3" w:rsidR="00E21920" w:rsidRDefault="00E21920" w:rsidP="00E21920">
      <w:pPr>
        <w:spacing w:after="0" w:line="347" w:lineRule="auto"/>
        <w:ind w:left="3267" w:right="2293"/>
        <w:jc w:val="left"/>
      </w:pPr>
      <w:proofErr w:type="gramStart"/>
      <w:r>
        <w:rPr>
          <w:sz w:val="28"/>
        </w:rPr>
        <w:t>S.SRIKANTH</w:t>
      </w:r>
      <w:proofErr w:type="gramEnd"/>
      <w:r>
        <w:rPr>
          <w:sz w:val="28"/>
        </w:rPr>
        <w:t xml:space="preserve"> (207R1A05B3) </w:t>
      </w:r>
    </w:p>
    <w:p w14:paraId="2E0F5488" w14:textId="77777777" w:rsidR="00E21920" w:rsidRDefault="00E21920" w:rsidP="00E21920">
      <w:pPr>
        <w:spacing w:after="0" w:line="259" w:lineRule="auto"/>
        <w:ind w:left="0" w:right="0" w:firstLine="0"/>
        <w:jc w:val="left"/>
      </w:pPr>
      <w:r>
        <w:rPr>
          <w:sz w:val="36"/>
        </w:rPr>
        <w:t xml:space="preserve"> </w:t>
      </w:r>
    </w:p>
    <w:p w14:paraId="1D2AC431" w14:textId="77777777" w:rsidR="00E21920" w:rsidRDefault="00E21920" w:rsidP="00E21920">
      <w:pPr>
        <w:spacing w:after="141" w:line="259" w:lineRule="auto"/>
        <w:ind w:left="785" w:right="76"/>
        <w:jc w:val="center"/>
      </w:pPr>
      <w:r>
        <w:rPr>
          <w:sz w:val="28"/>
        </w:rPr>
        <w:t xml:space="preserve">Under the Guidance of </w:t>
      </w:r>
    </w:p>
    <w:p w14:paraId="0CB55D07" w14:textId="76281C05" w:rsidR="00E21920" w:rsidRDefault="00E21920" w:rsidP="00E21920">
      <w:pPr>
        <w:spacing w:after="0" w:line="265" w:lineRule="auto"/>
        <w:ind w:left="1421" w:right="717"/>
        <w:jc w:val="center"/>
        <w:rPr>
          <w:b/>
          <w:sz w:val="26"/>
        </w:rPr>
      </w:pPr>
      <w:r>
        <w:rPr>
          <w:b/>
          <w:sz w:val="26"/>
        </w:rPr>
        <w:t>M.MADHUSUDHAN</w:t>
      </w:r>
    </w:p>
    <w:p w14:paraId="24BE8520" w14:textId="3BEBA160" w:rsidR="00E21920" w:rsidRDefault="00E21920" w:rsidP="00E21920">
      <w:pPr>
        <w:spacing w:after="0" w:line="265" w:lineRule="auto"/>
        <w:ind w:left="1421" w:right="717"/>
        <w:jc w:val="center"/>
      </w:pPr>
      <w:r>
        <w:rPr>
          <w:sz w:val="26"/>
        </w:rPr>
        <w:t xml:space="preserve">(Associate Professor) </w:t>
      </w:r>
    </w:p>
    <w:p w14:paraId="3C05DD37" w14:textId="77777777" w:rsidR="00E21920" w:rsidRDefault="00E21920" w:rsidP="00E21920">
      <w:pPr>
        <w:spacing w:after="7" w:line="259" w:lineRule="auto"/>
        <w:ind w:left="3898" w:right="0" w:firstLine="0"/>
        <w:jc w:val="left"/>
      </w:pPr>
      <w:r>
        <w:rPr>
          <w:noProof/>
        </w:rPr>
        <w:drawing>
          <wp:inline distT="0" distB="0" distL="0" distR="0" wp14:anchorId="2AB608E7" wp14:editId="248047C8">
            <wp:extent cx="1159510" cy="852805"/>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8"/>
                    <a:stretch>
                      <a:fillRect/>
                    </a:stretch>
                  </pic:blipFill>
                  <pic:spPr>
                    <a:xfrm>
                      <a:off x="0" y="0"/>
                      <a:ext cx="1159599" cy="852869"/>
                    </a:xfrm>
                    <a:prstGeom prst="rect">
                      <a:avLst/>
                    </a:prstGeom>
                  </pic:spPr>
                </pic:pic>
              </a:graphicData>
            </a:graphic>
          </wp:inline>
        </w:drawing>
      </w:r>
    </w:p>
    <w:p w14:paraId="4804507C" w14:textId="77777777" w:rsidR="00E21920" w:rsidRDefault="00E21920" w:rsidP="00E21920">
      <w:pPr>
        <w:spacing w:after="0" w:line="259" w:lineRule="auto"/>
        <w:ind w:left="0" w:right="0" w:firstLine="0"/>
        <w:jc w:val="left"/>
      </w:pPr>
      <w:r>
        <w:rPr>
          <w:sz w:val="32"/>
        </w:rPr>
        <w:t xml:space="preserve"> </w:t>
      </w:r>
    </w:p>
    <w:p w14:paraId="68908627" w14:textId="77777777" w:rsidR="00E21920" w:rsidRDefault="00E21920" w:rsidP="00E21920">
      <w:pPr>
        <w:spacing w:after="153" w:line="259" w:lineRule="auto"/>
        <w:ind w:left="0" w:right="150" w:firstLine="0"/>
        <w:jc w:val="right"/>
      </w:pPr>
      <w:r>
        <w:rPr>
          <w:b/>
          <w:sz w:val="28"/>
        </w:rPr>
        <w:t xml:space="preserve">DEPARTMENT OF COMPUTER SCIENCE AND ENGINEERING </w:t>
      </w:r>
    </w:p>
    <w:p w14:paraId="0B776F98" w14:textId="77777777" w:rsidR="00E21920" w:rsidRDefault="00E21920" w:rsidP="00E21920">
      <w:pPr>
        <w:pStyle w:val="Heading2"/>
        <w:spacing w:line="358" w:lineRule="auto"/>
        <w:ind w:left="3419" w:right="1506" w:hanging="490"/>
      </w:pPr>
      <w:r>
        <w:rPr>
          <w:color w:val="1D4578"/>
          <w:sz w:val="30"/>
        </w:rPr>
        <w:t xml:space="preserve">CMR TECHNICAL CAMPUS </w:t>
      </w:r>
      <w:r>
        <w:rPr>
          <w:sz w:val="30"/>
        </w:rPr>
        <w:t xml:space="preserve">UGC AUTONOMOUS </w:t>
      </w:r>
    </w:p>
    <w:p w14:paraId="0000E381" w14:textId="77777777" w:rsidR="00E21920" w:rsidRDefault="00E21920" w:rsidP="00E21920">
      <w:pPr>
        <w:spacing w:line="352" w:lineRule="auto"/>
        <w:ind w:left="1051" w:right="176" w:hanging="214"/>
        <w:rPr>
          <w:sz w:val="28"/>
        </w:rPr>
      </w:pPr>
      <w:r>
        <w:t xml:space="preserve">(Accredited by NAAC, NBA, Permanently Affiliated to JNTUH, Approved by AICTE, New Delhi) Recognized Under Section 2(f) &amp; 12(B) of the UGCAct.1956, </w:t>
      </w:r>
      <w:proofErr w:type="spellStart"/>
      <w:r>
        <w:t>Kandlakoya</w:t>
      </w:r>
      <w:proofErr w:type="spellEnd"/>
      <w:r>
        <w:t xml:space="preserve"> (V), </w:t>
      </w:r>
      <w:proofErr w:type="spellStart"/>
      <w:r>
        <w:t>Medchal</w:t>
      </w:r>
      <w:proofErr w:type="spellEnd"/>
      <w:r>
        <w:t xml:space="preserve"> Road, Hyderabad-501401. </w:t>
      </w:r>
    </w:p>
    <w:p w14:paraId="3D2471B4" w14:textId="77777777" w:rsidR="00E21920" w:rsidRDefault="00E21920" w:rsidP="00E21920">
      <w:pPr>
        <w:spacing w:after="0" w:line="259" w:lineRule="auto"/>
        <w:ind w:left="706" w:right="0" w:firstLine="0"/>
        <w:jc w:val="center"/>
        <w:rPr>
          <w:b/>
        </w:rPr>
      </w:pPr>
      <w:r>
        <w:rPr>
          <w:b/>
        </w:rPr>
        <w:t xml:space="preserve">2020-2024 </w:t>
      </w:r>
    </w:p>
    <w:p w14:paraId="3A2AD5D1" w14:textId="77777777" w:rsidR="00E21920" w:rsidRDefault="00E21920" w:rsidP="00E21920">
      <w:pPr>
        <w:spacing w:after="0" w:line="259" w:lineRule="auto"/>
        <w:ind w:left="706" w:right="0" w:firstLine="0"/>
        <w:jc w:val="center"/>
        <w:rPr>
          <w:b/>
        </w:rPr>
      </w:pPr>
    </w:p>
    <w:p w14:paraId="185988DF" w14:textId="77777777" w:rsidR="00E21920" w:rsidRDefault="00E21920" w:rsidP="00E21920">
      <w:pPr>
        <w:spacing w:after="0" w:line="259" w:lineRule="auto"/>
        <w:ind w:left="706" w:right="0" w:firstLine="0"/>
        <w:jc w:val="center"/>
        <w:rPr>
          <w:b/>
        </w:rPr>
      </w:pPr>
    </w:p>
    <w:p w14:paraId="3DE4939A" w14:textId="77777777" w:rsidR="00E21920" w:rsidRDefault="00E21920" w:rsidP="00E21920">
      <w:pPr>
        <w:spacing w:after="0" w:line="259" w:lineRule="auto"/>
        <w:ind w:left="706" w:right="0" w:firstLine="0"/>
        <w:jc w:val="center"/>
        <w:rPr>
          <w:b/>
        </w:rPr>
      </w:pPr>
    </w:p>
    <w:p w14:paraId="04FF4474" w14:textId="77777777" w:rsidR="00E21920" w:rsidRDefault="00E21920" w:rsidP="00E21920">
      <w:pPr>
        <w:spacing w:after="0" w:line="259" w:lineRule="auto"/>
        <w:ind w:left="706" w:right="0" w:firstLine="0"/>
        <w:jc w:val="center"/>
        <w:rPr>
          <w:b/>
        </w:rPr>
      </w:pPr>
    </w:p>
    <w:p w14:paraId="4FF1D0E2" w14:textId="77777777" w:rsidR="00E21920" w:rsidRDefault="00E21920" w:rsidP="00E21920">
      <w:pPr>
        <w:spacing w:after="0" w:line="259" w:lineRule="auto"/>
        <w:ind w:left="706" w:right="0" w:firstLine="0"/>
        <w:jc w:val="center"/>
        <w:rPr>
          <w:b/>
        </w:rPr>
      </w:pPr>
    </w:p>
    <w:p w14:paraId="0AE75787" w14:textId="77777777" w:rsidR="00E21920" w:rsidRDefault="00E21920" w:rsidP="00E21920">
      <w:pPr>
        <w:spacing w:after="0" w:line="259" w:lineRule="auto"/>
        <w:ind w:left="706" w:right="0" w:firstLine="0"/>
        <w:jc w:val="center"/>
        <w:rPr>
          <w:b/>
        </w:rPr>
      </w:pPr>
    </w:p>
    <w:p w14:paraId="68159F52" w14:textId="77777777" w:rsidR="00E21920" w:rsidRDefault="00E21920" w:rsidP="00E21920">
      <w:pPr>
        <w:spacing w:after="0" w:line="259" w:lineRule="auto"/>
        <w:ind w:left="706" w:right="0" w:firstLine="0"/>
        <w:jc w:val="center"/>
        <w:sectPr w:rsidR="00E21920" w:rsidSect="00226415">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titlePg/>
          <w:docGrid w:linePitch="360"/>
        </w:sectPr>
      </w:pPr>
    </w:p>
    <w:p w14:paraId="208DFF5B" w14:textId="77777777" w:rsidR="00E21920" w:rsidRDefault="00E21920" w:rsidP="00E21920">
      <w:pPr>
        <w:pStyle w:val="Heading3"/>
        <w:spacing w:after="2"/>
        <w:rPr>
          <w:rFonts w:ascii="Times New Roman" w:hAnsi="Times New Roman" w:cs="Times New Roman"/>
          <w:b/>
          <w:bCs/>
          <w:color w:val="auto"/>
        </w:rPr>
      </w:pPr>
      <w:r>
        <w:rPr>
          <w:rFonts w:ascii="Times New Roman" w:hAnsi="Times New Roman" w:cs="Times New Roman"/>
        </w:rPr>
        <w:lastRenderedPageBreak/>
        <w:t xml:space="preserve">  </w:t>
      </w:r>
      <w:r>
        <w:rPr>
          <w:rFonts w:ascii="Times New Roman" w:hAnsi="Times New Roman" w:cs="Times New Roman"/>
          <w:b/>
          <w:bCs/>
          <w:color w:val="auto"/>
        </w:rPr>
        <w:t>DEPARTMENT OF COMPUTER SCIENCE AND ENGINEERING</w:t>
      </w:r>
    </w:p>
    <w:p w14:paraId="028A157D" w14:textId="77777777" w:rsidR="00E21920" w:rsidRDefault="00E21920" w:rsidP="00E21920">
      <w:pPr>
        <w:spacing w:after="0" w:line="259" w:lineRule="auto"/>
        <w:ind w:left="0" w:right="0" w:firstLine="0"/>
        <w:jc w:val="left"/>
      </w:pPr>
      <w:r>
        <w:rPr>
          <w:b/>
          <w:sz w:val="23"/>
        </w:rPr>
        <w:t xml:space="preserve"> </w:t>
      </w:r>
    </w:p>
    <w:p w14:paraId="0666FE35" w14:textId="77777777" w:rsidR="00E21920" w:rsidRDefault="00E21920" w:rsidP="00E21920">
      <w:pPr>
        <w:spacing w:after="19" w:line="259" w:lineRule="auto"/>
        <w:ind w:right="0"/>
        <w:jc w:val="left"/>
      </w:pPr>
      <w:r>
        <w:t xml:space="preserve">                                         </w:t>
      </w:r>
      <w:r>
        <w:rPr>
          <w:noProof/>
        </w:rPr>
        <w:drawing>
          <wp:inline distT="0" distB="0" distL="0" distR="0" wp14:anchorId="684E9088" wp14:editId="290B992F">
            <wp:extent cx="1515745" cy="1087120"/>
            <wp:effectExtent l="0" t="0" r="8255"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8"/>
                    <a:stretch>
                      <a:fillRect/>
                    </a:stretch>
                  </pic:blipFill>
                  <pic:spPr>
                    <a:xfrm>
                      <a:off x="0" y="0"/>
                      <a:ext cx="1517717" cy="1088146"/>
                    </a:xfrm>
                    <a:prstGeom prst="rect">
                      <a:avLst/>
                    </a:prstGeom>
                  </pic:spPr>
                </pic:pic>
              </a:graphicData>
            </a:graphic>
          </wp:inline>
        </w:drawing>
      </w:r>
    </w:p>
    <w:p w14:paraId="3832E7A9" w14:textId="77777777" w:rsidR="00E21920" w:rsidRDefault="00E21920" w:rsidP="00E21920">
      <w:pPr>
        <w:spacing w:after="0" w:line="259" w:lineRule="auto"/>
        <w:ind w:left="0" w:right="0" w:firstLine="0"/>
        <w:jc w:val="left"/>
      </w:pPr>
      <w:r>
        <w:rPr>
          <w:b/>
          <w:sz w:val="36"/>
        </w:rPr>
        <w:t xml:space="preserve"> </w:t>
      </w:r>
    </w:p>
    <w:p w14:paraId="13EE15E8" w14:textId="77777777" w:rsidR="00E21920" w:rsidRDefault="00E21920" w:rsidP="00E21920">
      <w:pPr>
        <w:spacing w:after="0" w:line="259" w:lineRule="auto"/>
        <w:ind w:left="2160" w:right="373" w:firstLine="720"/>
        <w:rPr>
          <w:b/>
          <w:sz w:val="32"/>
        </w:rPr>
      </w:pPr>
      <w:r>
        <w:rPr>
          <w:b/>
          <w:sz w:val="32"/>
        </w:rPr>
        <w:t xml:space="preserve">     CERTIFICATE </w:t>
      </w:r>
    </w:p>
    <w:p w14:paraId="2FCB0F78" w14:textId="77777777" w:rsidR="00E21920" w:rsidRDefault="00E21920" w:rsidP="00E21920">
      <w:pPr>
        <w:spacing w:after="0" w:line="259" w:lineRule="auto"/>
        <w:ind w:left="3236" w:right="373" w:firstLine="364"/>
      </w:pPr>
    </w:p>
    <w:p w14:paraId="1C1D2C30" w14:textId="77777777" w:rsidR="00E21920" w:rsidRDefault="00E21920" w:rsidP="00E21920">
      <w:pPr>
        <w:spacing w:after="0" w:line="276" w:lineRule="auto"/>
        <w:ind w:left="0" w:right="0" w:firstLine="0"/>
        <w:jc w:val="left"/>
      </w:pPr>
      <w:r>
        <w:rPr>
          <w:b/>
          <w:sz w:val="32"/>
        </w:rPr>
        <w:t xml:space="preserve"> </w:t>
      </w:r>
    </w:p>
    <w:p w14:paraId="2634ECC1" w14:textId="4D760346" w:rsidR="00E21920" w:rsidRDefault="00E21920" w:rsidP="00E21920">
      <w:pPr>
        <w:spacing w:after="98" w:line="360" w:lineRule="auto"/>
        <w:ind w:right="10" w:firstLine="720"/>
      </w:pPr>
      <w:r>
        <w:t>This is to certify that the project entitled “</w:t>
      </w:r>
      <w:r w:rsidRPr="00E21920">
        <w:rPr>
          <w:b/>
          <w:szCs w:val="24"/>
        </w:rPr>
        <w:t xml:space="preserve">DETECTION OF STROKE DISEASE USING </w:t>
      </w:r>
      <w:del w:id="6" w:author="Ajay kumar Chigurla" w:date="2023-09-21T11:55:00Z">
        <w:r w:rsidRPr="00E21920">
          <w:rPr>
            <w:b/>
            <w:szCs w:val="24"/>
          </w:rPr>
          <w:delText xml:space="preserve"> </w:delText>
        </w:r>
      </w:del>
      <w:r w:rsidRPr="00E21920">
        <w:rPr>
          <w:b/>
          <w:szCs w:val="24"/>
        </w:rPr>
        <w:t>MACHINE LEARNING ALGORITHMS</w:t>
      </w:r>
      <w:r>
        <w:rPr>
          <w:b/>
        </w:rPr>
        <w:t xml:space="preserve">” </w:t>
      </w:r>
      <w:r>
        <w:t xml:space="preserve">being submitted </w:t>
      </w:r>
      <w:proofErr w:type="gramStart"/>
      <w:r>
        <w:t xml:space="preserve">by  </w:t>
      </w:r>
      <w:r>
        <w:rPr>
          <w:b/>
        </w:rPr>
        <w:t>CH</w:t>
      </w:r>
      <w:proofErr w:type="gramEnd"/>
      <w:r>
        <w:rPr>
          <w:b/>
        </w:rPr>
        <w:t xml:space="preserve">.AJAY KUMAR (207R1A0571) &amp; </w:t>
      </w:r>
      <w:r w:rsidR="00000D1A">
        <w:rPr>
          <w:b/>
        </w:rPr>
        <w:t>S.SRIKANTH</w:t>
      </w:r>
      <w:r>
        <w:rPr>
          <w:b/>
        </w:rPr>
        <w:t xml:space="preserve"> (207R1A05B3) </w:t>
      </w:r>
      <w:r>
        <w:t xml:space="preserve">in partial fulfillment of the requirements for the award of the degree of </w:t>
      </w:r>
      <w:proofErr w:type="spellStart"/>
      <w:r>
        <w:t>B.Tech</w:t>
      </w:r>
      <w:proofErr w:type="spellEnd"/>
      <w:r>
        <w:t xml:space="preserve"> in Computer Science and Engineering to the Jawaharlal Nehru Technological University Hyderabad, is a record of </w:t>
      </w:r>
      <w:proofErr w:type="spellStart"/>
      <w:r>
        <w:t>bonafide</w:t>
      </w:r>
      <w:proofErr w:type="spellEnd"/>
      <w:r>
        <w:t xml:space="preserve"> work carried out by them under our guidance and supervision during the year 2023-24.</w:t>
      </w:r>
    </w:p>
    <w:p w14:paraId="576B6E3F" w14:textId="77777777" w:rsidR="00E21920" w:rsidRDefault="00E21920" w:rsidP="00E21920">
      <w:pPr>
        <w:spacing w:after="98" w:line="360" w:lineRule="auto"/>
        <w:ind w:right="10" w:firstLine="720"/>
      </w:pPr>
      <w:r>
        <w:t xml:space="preserve"> </w:t>
      </w:r>
    </w:p>
    <w:p w14:paraId="4F714153" w14:textId="77777777" w:rsidR="00E21920" w:rsidRDefault="00E21920" w:rsidP="00E21920">
      <w:pPr>
        <w:spacing w:line="360" w:lineRule="auto"/>
        <w:ind w:right="0" w:firstLine="720"/>
        <w:rPr>
          <w:sz w:val="28"/>
        </w:rPr>
      </w:pPr>
      <w:r>
        <w:t xml:space="preserve">The results embodied in this thesis have not been submitted to any other University or Institute for the award of any degree or diploma. </w:t>
      </w:r>
    </w:p>
    <w:p w14:paraId="46E3F035" w14:textId="77777777" w:rsidR="00E21920" w:rsidRDefault="00E21920" w:rsidP="00E21920">
      <w:pPr>
        <w:spacing w:after="0" w:line="259" w:lineRule="auto"/>
        <w:ind w:left="0" w:right="0" w:firstLine="0"/>
        <w:jc w:val="left"/>
      </w:pPr>
      <w:r>
        <w:t xml:space="preserve"> </w:t>
      </w:r>
    </w:p>
    <w:p w14:paraId="3183000A" w14:textId="77777777" w:rsidR="00E21920" w:rsidRDefault="00E21920" w:rsidP="00E21920">
      <w:pPr>
        <w:spacing w:line="352" w:lineRule="auto"/>
        <w:ind w:left="0" w:right="0" w:firstLine="710"/>
      </w:pPr>
      <w:r>
        <w:rPr>
          <w:sz w:val="32"/>
        </w:rPr>
        <w:t xml:space="preserve"> </w:t>
      </w:r>
    </w:p>
    <w:p w14:paraId="09A550DC" w14:textId="77777777" w:rsidR="00E21920" w:rsidRDefault="00E21920" w:rsidP="00E21920">
      <w:pPr>
        <w:spacing w:after="55" w:line="259" w:lineRule="auto"/>
        <w:ind w:left="0" w:right="0" w:firstLine="0"/>
        <w:jc w:val="left"/>
      </w:pPr>
    </w:p>
    <w:p w14:paraId="261BB781" w14:textId="77777777" w:rsidR="00E21920" w:rsidRDefault="00E21920" w:rsidP="00E21920">
      <w:pPr>
        <w:spacing w:after="0" w:line="259" w:lineRule="auto"/>
        <w:ind w:left="0" w:right="0" w:firstLine="0"/>
        <w:jc w:val="left"/>
      </w:pPr>
      <w:r>
        <w:rPr>
          <w:sz w:val="32"/>
        </w:rPr>
        <w:t xml:space="preserve"> </w:t>
      </w:r>
    </w:p>
    <w:tbl>
      <w:tblPr>
        <w:tblStyle w:val="TableGrid0"/>
        <w:tblW w:w="9117" w:type="dxa"/>
        <w:tblInd w:w="0" w:type="dxa"/>
        <w:tblLook w:val="04A0" w:firstRow="1" w:lastRow="0" w:firstColumn="1" w:lastColumn="0" w:noHBand="0" w:noVBand="1"/>
      </w:tblPr>
      <w:tblGrid>
        <w:gridCol w:w="6474"/>
        <w:gridCol w:w="2643"/>
      </w:tblGrid>
      <w:tr w:rsidR="00E21920" w14:paraId="50B14A0C" w14:textId="77777777" w:rsidTr="00E3680B">
        <w:trPr>
          <w:trHeight w:val="270"/>
        </w:trPr>
        <w:tc>
          <w:tcPr>
            <w:tcW w:w="6474" w:type="dxa"/>
            <w:tcBorders>
              <w:top w:val="nil"/>
              <w:left w:val="nil"/>
              <w:bottom w:val="nil"/>
              <w:right w:val="nil"/>
            </w:tcBorders>
          </w:tcPr>
          <w:p w14:paraId="105B9074" w14:textId="218AAB07" w:rsidR="00E21920" w:rsidRDefault="00E21920" w:rsidP="00E3680B">
            <w:pPr>
              <w:spacing w:after="0" w:line="259" w:lineRule="auto"/>
              <w:ind w:left="710" w:right="0" w:firstLine="0"/>
              <w:jc w:val="left"/>
            </w:pPr>
            <w:r>
              <w:rPr>
                <w:b/>
              </w:rPr>
              <w:t>M.</w:t>
            </w:r>
            <w:ins w:id="7" w:author="Ajay kumar Chigurla" w:date="2023-09-21T11:55:00Z">
              <w:r w:rsidR="00827286">
                <w:rPr>
                  <w:b/>
                </w:rPr>
                <w:t xml:space="preserve"> </w:t>
              </w:r>
            </w:ins>
            <w:r>
              <w:rPr>
                <w:b/>
              </w:rPr>
              <w:t>Madhusudhan</w:t>
            </w:r>
          </w:p>
        </w:tc>
        <w:tc>
          <w:tcPr>
            <w:tcW w:w="2643" w:type="dxa"/>
            <w:tcBorders>
              <w:top w:val="nil"/>
              <w:left w:val="nil"/>
              <w:bottom w:val="nil"/>
              <w:right w:val="nil"/>
            </w:tcBorders>
          </w:tcPr>
          <w:p w14:paraId="23C17BA6" w14:textId="77777777" w:rsidR="00E21920" w:rsidRDefault="00E21920" w:rsidP="00E3680B">
            <w:pPr>
              <w:spacing w:after="0" w:line="259" w:lineRule="auto"/>
              <w:ind w:left="0" w:right="96" w:firstLine="0"/>
              <w:jc w:val="right"/>
            </w:pPr>
            <w:r>
              <w:rPr>
                <w:b/>
                <w:sz w:val="23"/>
              </w:rPr>
              <w:t xml:space="preserve">   Dr. A. Raji Reddy </w:t>
            </w:r>
          </w:p>
        </w:tc>
      </w:tr>
      <w:tr w:rsidR="00E21920" w14:paraId="68999698" w14:textId="77777777" w:rsidTr="00E3680B">
        <w:trPr>
          <w:trHeight w:val="1745"/>
        </w:trPr>
        <w:tc>
          <w:tcPr>
            <w:tcW w:w="6474" w:type="dxa"/>
            <w:tcBorders>
              <w:top w:val="nil"/>
              <w:left w:val="nil"/>
              <w:bottom w:val="nil"/>
              <w:right w:val="nil"/>
            </w:tcBorders>
          </w:tcPr>
          <w:p w14:paraId="3C7297C9" w14:textId="16116996" w:rsidR="00E21920" w:rsidRDefault="00E21920" w:rsidP="00E3680B">
            <w:pPr>
              <w:spacing w:after="0" w:line="259" w:lineRule="auto"/>
              <w:ind w:left="710" w:right="0" w:firstLine="0"/>
              <w:jc w:val="left"/>
            </w:pPr>
            <w:r>
              <w:t xml:space="preserve">(Associate Professor) </w:t>
            </w:r>
          </w:p>
          <w:p w14:paraId="1335C34D" w14:textId="77777777" w:rsidR="00E21920" w:rsidRDefault="00E21920" w:rsidP="00F66F39">
            <w:pPr>
              <w:spacing w:after="0" w:line="259" w:lineRule="auto"/>
              <w:ind w:right="0"/>
              <w:jc w:val="left"/>
            </w:pPr>
            <w:r>
              <w:t xml:space="preserve">INTERNAL GUIDE </w:t>
            </w:r>
          </w:p>
          <w:p w14:paraId="10922D2E" w14:textId="77777777" w:rsidR="00E21920" w:rsidRDefault="00E21920" w:rsidP="00E3680B">
            <w:pPr>
              <w:spacing w:after="0" w:line="259" w:lineRule="auto"/>
              <w:ind w:left="0" w:right="0" w:firstLine="0"/>
              <w:jc w:val="left"/>
            </w:pPr>
            <w:r>
              <w:rPr>
                <w:sz w:val="26"/>
              </w:rPr>
              <w:t xml:space="preserve"> </w:t>
            </w:r>
          </w:p>
          <w:p w14:paraId="52DBE6C5" w14:textId="77777777" w:rsidR="00E21920" w:rsidRDefault="00E21920" w:rsidP="00E3680B">
            <w:pPr>
              <w:spacing w:after="0" w:line="259" w:lineRule="auto"/>
              <w:ind w:left="0" w:right="0" w:firstLine="0"/>
              <w:jc w:val="left"/>
            </w:pPr>
            <w:r>
              <w:rPr>
                <w:sz w:val="26"/>
              </w:rPr>
              <w:t xml:space="preserve"> </w:t>
            </w:r>
          </w:p>
          <w:p w14:paraId="59310216" w14:textId="77777777" w:rsidR="00E21920" w:rsidRDefault="00E21920" w:rsidP="00E3680B">
            <w:pPr>
              <w:spacing w:after="0" w:line="259" w:lineRule="auto"/>
              <w:ind w:left="0" w:right="0" w:firstLine="0"/>
              <w:jc w:val="left"/>
            </w:pPr>
            <w:r>
              <w:rPr>
                <w:sz w:val="26"/>
              </w:rPr>
              <w:t xml:space="preserve"> </w:t>
            </w:r>
          </w:p>
          <w:p w14:paraId="4829DCC2" w14:textId="77777777" w:rsidR="00E21920" w:rsidRDefault="00E21920" w:rsidP="00E3680B">
            <w:pPr>
              <w:spacing w:after="0" w:line="259" w:lineRule="auto"/>
              <w:ind w:left="0" w:right="0" w:firstLine="0"/>
              <w:jc w:val="left"/>
            </w:pPr>
            <w:r>
              <w:rPr>
                <w:sz w:val="26"/>
              </w:rPr>
              <w:t xml:space="preserve"> </w:t>
            </w:r>
          </w:p>
        </w:tc>
        <w:tc>
          <w:tcPr>
            <w:tcW w:w="2643" w:type="dxa"/>
            <w:tcBorders>
              <w:top w:val="nil"/>
              <w:left w:val="nil"/>
              <w:bottom w:val="nil"/>
              <w:right w:val="nil"/>
            </w:tcBorders>
          </w:tcPr>
          <w:p w14:paraId="0906E55B" w14:textId="77777777" w:rsidR="00E21920" w:rsidRDefault="00E21920" w:rsidP="00E3680B">
            <w:pPr>
              <w:spacing w:after="0" w:line="259" w:lineRule="auto"/>
              <w:ind w:left="0" w:right="287" w:firstLine="0"/>
              <w:jc w:val="right"/>
            </w:pPr>
            <w:r>
              <w:t xml:space="preserve">DIRECTOR </w:t>
            </w:r>
          </w:p>
        </w:tc>
      </w:tr>
      <w:tr w:rsidR="00E21920" w14:paraId="742A582F" w14:textId="77777777" w:rsidTr="00E3680B">
        <w:trPr>
          <w:trHeight w:val="1561"/>
        </w:trPr>
        <w:tc>
          <w:tcPr>
            <w:tcW w:w="6474" w:type="dxa"/>
            <w:tcBorders>
              <w:top w:val="nil"/>
              <w:left w:val="nil"/>
              <w:bottom w:val="nil"/>
              <w:right w:val="nil"/>
            </w:tcBorders>
          </w:tcPr>
          <w:p w14:paraId="67332A72" w14:textId="77777777" w:rsidR="00E21920" w:rsidRDefault="00E21920" w:rsidP="00E3680B">
            <w:pPr>
              <w:spacing w:after="0" w:line="259" w:lineRule="auto"/>
              <w:ind w:left="718" w:right="0" w:firstLine="0"/>
              <w:jc w:val="left"/>
            </w:pPr>
            <w:r>
              <w:rPr>
                <w:b/>
              </w:rPr>
              <w:t xml:space="preserve">Dr. K. Srujan Raju </w:t>
            </w:r>
          </w:p>
          <w:p w14:paraId="30F04077" w14:textId="77777777" w:rsidR="00E21920" w:rsidRDefault="00E21920" w:rsidP="00E3680B">
            <w:pPr>
              <w:spacing w:after="0" w:line="259" w:lineRule="auto"/>
              <w:ind w:left="1430" w:right="0" w:firstLine="0"/>
              <w:jc w:val="left"/>
            </w:pPr>
            <w:r>
              <w:t xml:space="preserve">HOD </w:t>
            </w:r>
          </w:p>
          <w:p w14:paraId="0BE5E209" w14:textId="77777777" w:rsidR="00E21920" w:rsidRDefault="00E21920" w:rsidP="00E3680B">
            <w:pPr>
              <w:spacing w:after="0" w:line="259" w:lineRule="auto"/>
              <w:ind w:left="0" w:right="0" w:firstLine="0"/>
              <w:jc w:val="left"/>
            </w:pPr>
            <w:r>
              <w:rPr>
                <w:sz w:val="26"/>
              </w:rPr>
              <w:t xml:space="preserve"> </w:t>
            </w:r>
          </w:p>
          <w:p w14:paraId="0D1D2DB8" w14:textId="77777777" w:rsidR="00E21920" w:rsidRDefault="00E21920" w:rsidP="00E3680B">
            <w:pPr>
              <w:spacing w:after="0" w:line="259" w:lineRule="auto"/>
              <w:ind w:left="0" w:right="0" w:firstLine="0"/>
              <w:jc w:val="left"/>
            </w:pPr>
            <w:r>
              <w:rPr>
                <w:sz w:val="26"/>
              </w:rPr>
              <w:t xml:space="preserve"> </w:t>
            </w:r>
          </w:p>
          <w:p w14:paraId="336F9308" w14:textId="77777777" w:rsidR="00E21920" w:rsidRDefault="00E21920" w:rsidP="00E3680B">
            <w:pPr>
              <w:spacing w:after="0" w:line="259" w:lineRule="auto"/>
              <w:ind w:left="0" w:right="0" w:firstLine="0"/>
              <w:jc w:val="left"/>
            </w:pPr>
            <w:r>
              <w:rPr>
                <w:sz w:val="26"/>
              </w:rPr>
              <w:t xml:space="preserve"> </w:t>
            </w:r>
          </w:p>
        </w:tc>
        <w:tc>
          <w:tcPr>
            <w:tcW w:w="2643" w:type="dxa"/>
            <w:tcBorders>
              <w:top w:val="nil"/>
              <w:left w:val="nil"/>
              <w:bottom w:val="nil"/>
              <w:right w:val="nil"/>
            </w:tcBorders>
          </w:tcPr>
          <w:p w14:paraId="5A6873AB" w14:textId="77777777" w:rsidR="00E21920" w:rsidRDefault="00E21920" w:rsidP="00E3680B">
            <w:pPr>
              <w:spacing w:after="0" w:line="259" w:lineRule="auto"/>
              <w:ind w:left="0" w:right="0" w:firstLine="0"/>
            </w:pPr>
            <w:r>
              <w:rPr>
                <w:b/>
                <w:sz w:val="23"/>
              </w:rPr>
              <w:t xml:space="preserve">EXTERNAL EXAMINER </w:t>
            </w:r>
          </w:p>
        </w:tc>
      </w:tr>
      <w:tr w:rsidR="00E21920" w14:paraId="316ED1C0" w14:textId="77777777" w:rsidTr="00E3680B">
        <w:trPr>
          <w:trHeight w:val="378"/>
        </w:trPr>
        <w:tc>
          <w:tcPr>
            <w:tcW w:w="6474" w:type="dxa"/>
            <w:tcBorders>
              <w:top w:val="nil"/>
              <w:left w:val="nil"/>
              <w:bottom w:val="nil"/>
              <w:right w:val="nil"/>
            </w:tcBorders>
            <w:vAlign w:val="bottom"/>
          </w:tcPr>
          <w:p w14:paraId="178606F3" w14:textId="6EA61C15" w:rsidR="00E21920" w:rsidRDefault="00E21920" w:rsidP="00E3680B">
            <w:pPr>
              <w:spacing w:after="0" w:line="259" w:lineRule="auto"/>
              <w:ind w:left="0" w:right="0" w:firstLineChars="300" w:firstLine="693"/>
              <w:jc w:val="left"/>
            </w:pPr>
            <w:r>
              <w:rPr>
                <w:b/>
                <w:sz w:val="23"/>
              </w:rPr>
              <w:t xml:space="preserve">Submitted for viva </w:t>
            </w:r>
            <w:del w:id="8" w:author="Ajay kumar Chigurla" w:date="2023-09-21T11:55:00Z">
              <w:r>
                <w:rPr>
                  <w:b/>
                  <w:sz w:val="23"/>
                </w:rPr>
                <w:delText>voice</w:delText>
              </w:r>
            </w:del>
            <w:ins w:id="9" w:author="Ajay kumar Chigurla" w:date="2023-09-21T11:55:00Z">
              <w:r>
                <w:rPr>
                  <w:b/>
                  <w:sz w:val="23"/>
                </w:rPr>
                <w:t>voce</w:t>
              </w:r>
            </w:ins>
            <w:r>
              <w:rPr>
                <w:b/>
                <w:sz w:val="23"/>
              </w:rPr>
              <w:t xml:space="preserve"> Examination held on __________</w:t>
            </w:r>
          </w:p>
        </w:tc>
        <w:tc>
          <w:tcPr>
            <w:tcW w:w="2643" w:type="dxa"/>
            <w:tcBorders>
              <w:top w:val="nil"/>
              <w:left w:val="nil"/>
              <w:bottom w:val="nil"/>
              <w:right w:val="nil"/>
            </w:tcBorders>
            <w:vAlign w:val="bottom"/>
          </w:tcPr>
          <w:p w14:paraId="0BC56622" w14:textId="77777777" w:rsidR="00E21920" w:rsidRDefault="00E21920" w:rsidP="00E3680B">
            <w:pPr>
              <w:spacing w:after="0" w:line="259" w:lineRule="auto"/>
              <w:ind w:left="773" w:right="0" w:firstLine="0"/>
              <w:jc w:val="left"/>
              <w:rPr>
                <w:b/>
                <w:sz w:val="23"/>
              </w:rPr>
            </w:pPr>
            <w:r>
              <w:rPr>
                <w:b/>
                <w:sz w:val="23"/>
              </w:rPr>
              <w:t xml:space="preserve"> </w:t>
            </w:r>
          </w:p>
          <w:p w14:paraId="2EEBCF44" w14:textId="77777777" w:rsidR="00E21920" w:rsidRDefault="00E21920" w:rsidP="00E3680B">
            <w:pPr>
              <w:spacing w:after="0" w:line="259" w:lineRule="auto"/>
              <w:ind w:left="773" w:right="0" w:firstLine="0"/>
              <w:jc w:val="left"/>
            </w:pPr>
          </w:p>
          <w:p w14:paraId="277B1DED" w14:textId="77777777" w:rsidR="00E21920" w:rsidRDefault="00E21920" w:rsidP="00E3680B">
            <w:pPr>
              <w:spacing w:after="0" w:line="259" w:lineRule="auto"/>
              <w:ind w:left="773" w:right="0" w:firstLine="0"/>
              <w:jc w:val="left"/>
            </w:pPr>
          </w:p>
          <w:p w14:paraId="3937C5BF" w14:textId="77777777" w:rsidR="00E21920" w:rsidRDefault="00E21920" w:rsidP="00E3680B">
            <w:pPr>
              <w:spacing w:after="0" w:line="259" w:lineRule="auto"/>
              <w:ind w:left="773" w:right="0" w:firstLine="0"/>
              <w:jc w:val="left"/>
            </w:pPr>
          </w:p>
          <w:p w14:paraId="2BA9F027" w14:textId="77777777" w:rsidR="00E21920" w:rsidRDefault="00E21920" w:rsidP="00E3680B">
            <w:pPr>
              <w:spacing w:after="0" w:line="259" w:lineRule="auto"/>
              <w:ind w:left="773" w:right="0" w:firstLine="0"/>
              <w:jc w:val="left"/>
            </w:pPr>
          </w:p>
        </w:tc>
      </w:tr>
    </w:tbl>
    <w:p w14:paraId="03717477" w14:textId="77777777" w:rsidR="00E21920" w:rsidRDefault="00E21920" w:rsidP="00E21920">
      <w:pPr>
        <w:pStyle w:val="Heading2"/>
        <w:spacing w:after="88"/>
        <w:ind w:left="1038" w:right="329"/>
        <w:jc w:val="center"/>
      </w:pPr>
      <w:r>
        <w:lastRenderedPageBreak/>
        <w:t xml:space="preserve">ACKNOWLEDGEMENT </w:t>
      </w:r>
    </w:p>
    <w:p w14:paraId="328DB82C" w14:textId="77777777" w:rsidR="00E21920" w:rsidRDefault="00E21920" w:rsidP="00E21920">
      <w:pPr>
        <w:spacing w:after="0" w:line="259" w:lineRule="auto"/>
        <w:ind w:left="0" w:right="0" w:firstLine="0"/>
        <w:jc w:val="left"/>
      </w:pPr>
      <w:r>
        <w:rPr>
          <w:b/>
          <w:sz w:val="39"/>
        </w:rPr>
        <w:t xml:space="preserve"> </w:t>
      </w:r>
    </w:p>
    <w:p w14:paraId="01DF39A5" w14:textId="77777777" w:rsidR="00E21920" w:rsidRDefault="00E21920" w:rsidP="00E21920">
      <w:pPr>
        <w:spacing w:line="352" w:lineRule="auto"/>
        <w:ind w:left="837" w:right="0" w:firstLine="578"/>
      </w:pPr>
      <w:r>
        <w:rPr>
          <w:sz w:val="22"/>
        </w:rPr>
        <w:t xml:space="preserve">Apart from the efforts of us, the success of any project depends largely on the encouragement and guidelines of many others. We take this opportunity to express our gratitude to the people who have been instrumental in the successful completion of this project. </w:t>
      </w:r>
    </w:p>
    <w:p w14:paraId="6BB31142" w14:textId="77777777" w:rsidR="00E21920" w:rsidRDefault="00E21920" w:rsidP="00E21920">
      <w:pPr>
        <w:spacing w:after="98" w:line="259" w:lineRule="auto"/>
        <w:ind w:left="10" w:right="10"/>
        <w:jc w:val="right"/>
      </w:pPr>
      <w:r>
        <w:rPr>
          <w:sz w:val="22"/>
        </w:rPr>
        <w:t xml:space="preserve">We take this opportunity to express my profound gratitude and deep regard to </w:t>
      </w:r>
    </w:p>
    <w:p w14:paraId="4FA9F229" w14:textId="2F339AD1" w:rsidR="00E21920" w:rsidRDefault="00E21920" w:rsidP="00E21920">
      <w:pPr>
        <w:spacing w:line="352" w:lineRule="auto"/>
        <w:ind w:left="847" w:right="0"/>
      </w:pPr>
      <w:r>
        <w:rPr>
          <w:sz w:val="22"/>
        </w:rPr>
        <w:t xml:space="preserve">my guide </w:t>
      </w:r>
      <w:r>
        <w:rPr>
          <w:b/>
          <w:sz w:val="22"/>
        </w:rPr>
        <w:t>M.</w:t>
      </w:r>
      <w:ins w:id="10" w:author="Ajay kumar Chigurla" w:date="2023-09-21T11:55:00Z">
        <w:r w:rsidR="00827286">
          <w:rPr>
            <w:b/>
            <w:sz w:val="22"/>
          </w:rPr>
          <w:t xml:space="preserve"> </w:t>
        </w:r>
      </w:ins>
      <w:r>
        <w:rPr>
          <w:b/>
          <w:sz w:val="22"/>
        </w:rPr>
        <w:t xml:space="preserve">Madhusudhan, </w:t>
      </w:r>
      <w:r>
        <w:rPr>
          <w:sz w:val="22"/>
        </w:rPr>
        <w:t xml:space="preserve">Assistant Professor for his exemplary guidance, monitoring and constant encouragement throughout the project work. The blessing, help and guidance given by him shall carry us a long way in the journey of life on which we are about to embark. </w:t>
      </w:r>
    </w:p>
    <w:p w14:paraId="45BBEFED" w14:textId="3E64FE0E" w:rsidR="00E21920" w:rsidRDefault="00E21920" w:rsidP="00E21920">
      <w:pPr>
        <w:spacing w:line="352" w:lineRule="auto"/>
        <w:ind w:left="837" w:right="0" w:firstLine="1003"/>
      </w:pPr>
      <w:r>
        <w:rPr>
          <w:sz w:val="22"/>
        </w:rPr>
        <w:t xml:space="preserve">We also take this opportunity to express a deep sense of gratitude to the Project Review Committee (PRC) </w:t>
      </w:r>
      <w:r>
        <w:rPr>
          <w:b/>
          <w:sz w:val="22"/>
        </w:rPr>
        <w:t>G.</w:t>
      </w:r>
      <w:ins w:id="11" w:author="Ajay kumar Chigurla" w:date="2023-09-21T11:55:00Z">
        <w:r w:rsidR="00827286">
          <w:rPr>
            <w:b/>
            <w:sz w:val="22"/>
          </w:rPr>
          <w:t xml:space="preserve"> </w:t>
        </w:r>
      </w:ins>
      <w:r>
        <w:rPr>
          <w:b/>
          <w:sz w:val="22"/>
        </w:rPr>
        <w:t>Vinesh Shanker, Dr. J.</w:t>
      </w:r>
      <w:r w:rsidR="00827286">
        <w:rPr>
          <w:b/>
          <w:sz w:val="22"/>
        </w:rPr>
        <w:t xml:space="preserve"> </w:t>
      </w:r>
      <w:del w:id="12" w:author="Ajay kumar Chigurla" w:date="2023-09-21T11:55:00Z">
        <w:r>
          <w:rPr>
            <w:b/>
            <w:sz w:val="22"/>
          </w:rPr>
          <w:delText xml:space="preserve"> </w:delText>
        </w:r>
      </w:del>
      <w:proofErr w:type="spellStart"/>
      <w:proofErr w:type="gramStart"/>
      <w:r>
        <w:rPr>
          <w:b/>
          <w:sz w:val="22"/>
        </w:rPr>
        <w:t>Narasimharao</w:t>
      </w:r>
      <w:proofErr w:type="spellEnd"/>
      <w:ins w:id="13" w:author="Ajay kumar Chigurla" w:date="2023-09-21T11:55:00Z">
        <w:r w:rsidR="00827286">
          <w:rPr>
            <w:b/>
            <w:sz w:val="22"/>
          </w:rPr>
          <w:t xml:space="preserve"> </w:t>
        </w:r>
      </w:ins>
      <w:r>
        <w:rPr>
          <w:b/>
          <w:sz w:val="22"/>
        </w:rPr>
        <w:t>,</w:t>
      </w:r>
      <w:proofErr w:type="gramEnd"/>
      <w:r>
        <w:rPr>
          <w:b/>
          <w:sz w:val="22"/>
        </w:rPr>
        <w:t xml:space="preserve"> Ms. Shilpa, &amp; Dr. K. Maheswari </w:t>
      </w:r>
      <w:r>
        <w:rPr>
          <w:sz w:val="22"/>
        </w:rPr>
        <w:t xml:space="preserve">for their cordial support, valuable information and guidance, which helped us in completing this task through various stages. </w:t>
      </w:r>
    </w:p>
    <w:p w14:paraId="55F0398D" w14:textId="77777777" w:rsidR="00E21920" w:rsidRDefault="00E21920" w:rsidP="00E21920">
      <w:pPr>
        <w:spacing w:line="352" w:lineRule="auto"/>
        <w:ind w:left="837" w:right="0" w:firstLine="1003"/>
      </w:pPr>
      <w:r>
        <w:rPr>
          <w:sz w:val="22"/>
        </w:rPr>
        <w:t xml:space="preserve">We are also thankful to </w:t>
      </w:r>
      <w:r>
        <w:rPr>
          <w:b/>
          <w:sz w:val="22"/>
        </w:rPr>
        <w:t xml:space="preserve">Dr. K. Srujan Raju, </w:t>
      </w:r>
      <w:r>
        <w:rPr>
          <w:sz w:val="22"/>
        </w:rPr>
        <w:t xml:space="preserve">Head, Department of Computer Science and Engineering for providing encouragement and support for completing this project successfully. </w:t>
      </w:r>
    </w:p>
    <w:p w14:paraId="7BDCC9FC" w14:textId="77777777" w:rsidR="00E21920" w:rsidRDefault="00E21920" w:rsidP="00E21920">
      <w:pPr>
        <w:spacing w:after="98" w:line="259" w:lineRule="auto"/>
        <w:ind w:left="10" w:right="10"/>
        <w:jc w:val="right"/>
      </w:pPr>
      <w:r>
        <w:rPr>
          <w:sz w:val="22"/>
        </w:rPr>
        <w:t xml:space="preserve">We are obliged to </w:t>
      </w:r>
      <w:r>
        <w:rPr>
          <w:b/>
          <w:sz w:val="22"/>
        </w:rPr>
        <w:t xml:space="preserve">Dr. A. Raji Reddy, </w:t>
      </w:r>
      <w:r>
        <w:rPr>
          <w:sz w:val="22"/>
        </w:rPr>
        <w:t xml:space="preserve">Director for being cooperative throughout </w:t>
      </w:r>
    </w:p>
    <w:p w14:paraId="603DBABC" w14:textId="77777777" w:rsidR="00E21920" w:rsidRDefault="00E21920" w:rsidP="00E21920">
      <w:pPr>
        <w:spacing w:line="352" w:lineRule="auto"/>
        <w:ind w:left="847" w:right="0"/>
      </w:pPr>
      <w:r>
        <w:rPr>
          <w:sz w:val="22"/>
        </w:rPr>
        <w:t xml:space="preserve">the course of this project. We also express our sincere gratitude to Sri. </w:t>
      </w:r>
      <w:r>
        <w:rPr>
          <w:b/>
          <w:sz w:val="22"/>
        </w:rPr>
        <w:t xml:space="preserve">Ch. Gopal Reddy, </w:t>
      </w:r>
      <w:r>
        <w:rPr>
          <w:sz w:val="22"/>
        </w:rPr>
        <w:t xml:space="preserve">Chairman for providing excellent infrastructure and a nice atmosphere throughout the course of this project. </w:t>
      </w:r>
    </w:p>
    <w:p w14:paraId="3B31B79B" w14:textId="77777777" w:rsidR="00E21920" w:rsidRDefault="00E21920" w:rsidP="00E21920">
      <w:pPr>
        <w:spacing w:line="352" w:lineRule="auto"/>
        <w:ind w:left="837" w:right="0" w:firstLine="1003"/>
      </w:pPr>
      <w:r>
        <w:rPr>
          <w:sz w:val="22"/>
        </w:rPr>
        <w:t xml:space="preserve">The guidance and support received from all the members of </w:t>
      </w:r>
      <w:r>
        <w:rPr>
          <w:b/>
          <w:sz w:val="22"/>
        </w:rPr>
        <w:t xml:space="preserve">CMR Technical Campus </w:t>
      </w:r>
      <w:r>
        <w:rPr>
          <w:sz w:val="22"/>
        </w:rPr>
        <w:t xml:space="preserve">who contributed to the completion of the project. We are grateful for their constant support and help. </w:t>
      </w:r>
    </w:p>
    <w:p w14:paraId="7D5D9211" w14:textId="77777777" w:rsidR="00E21920" w:rsidRDefault="00E21920" w:rsidP="00E21920">
      <w:pPr>
        <w:spacing w:line="352" w:lineRule="auto"/>
        <w:ind w:left="837" w:right="0" w:firstLine="1003"/>
      </w:pPr>
      <w:r>
        <w:rPr>
          <w:sz w:val="22"/>
        </w:rPr>
        <w:t xml:space="preserve">Finally, we would like to take this opportunity to thank our family for their constant encouragement, without which this assignment would not be completed. We sincerely acknowledge and thank all those who gave support directly and indirectly in the completion of this project. </w:t>
      </w:r>
    </w:p>
    <w:p w14:paraId="09B99170" w14:textId="77777777" w:rsidR="00E21920" w:rsidRDefault="00E21920" w:rsidP="00E21920">
      <w:pPr>
        <w:spacing w:after="0" w:line="259" w:lineRule="auto"/>
        <w:ind w:left="0" w:right="0" w:firstLine="0"/>
        <w:jc w:val="left"/>
      </w:pPr>
      <w:r>
        <w:t xml:space="preserve"> </w:t>
      </w:r>
    </w:p>
    <w:p w14:paraId="2F0D2186" w14:textId="77777777" w:rsidR="00E21920" w:rsidRDefault="00E21920" w:rsidP="00E21920">
      <w:pPr>
        <w:spacing w:after="0" w:line="259" w:lineRule="auto"/>
        <w:ind w:left="0" w:right="0" w:firstLine="0"/>
        <w:jc w:val="left"/>
      </w:pPr>
      <w:r>
        <w:t xml:space="preserve"> </w:t>
      </w:r>
    </w:p>
    <w:p w14:paraId="25CBCF1F" w14:textId="77777777" w:rsidR="00E21920" w:rsidRDefault="00E21920" w:rsidP="00E21920">
      <w:pPr>
        <w:spacing w:after="9" w:line="259" w:lineRule="auto"/>
        <w:ind w:left="0" w:right="0" w:firstLine="0"/>
        <w:jc w:val="left"/>
      </w:pPr>
      <w:r>
        <w:t xml:space="preserve"> </w:t>
      </w:r>
    </w:p>
    <w:p w14:paraId="16D5B001" w14:textId="77777777" w:rsidR="00E21920" w:rsidRDefault="00E21920" w:rsidP="00E21920">
      <w:pPr>
        <w:spacing w:after="0" w:line="259" w:lineRule="auto"/>
        <w:ind w:left="0" w:right="0" w:firstLine="0"/>
        <w:jc w:val="left"/>
      </w:pPr>
      <w:r>
        <w:rPr>
          <w:sz w:val="27"/>
        </w:rPr>
        <w:t xml:space="preserve"> </w:t>
      </w:r>
    </w:p>
    <w:p w14:paraId="1ECDE4BE" w14:textId="4C34595F" w:rsidR="00E21920" w:rsidRPr="00E21920" w:rsidRDefault="00E21920" w:rsidP="00E21920">
      <w:pPr>
        <w:tabs>
          <w:tab w:val="center" w:pos="5253"/>
          <w:tab w:val="left" w:pos="5540"/>
          <w:tab w:val="right" w:pos="9092"/>
        </w:tabs>
        <w:spacing w:after="119" w:line="259" w:lineRule="auto"/>
        <w:ind w:left="0" w:right="0" w:firstLine="0"/>
        <w:jc w:val="left"/>
        <w:rPr>
          <w:b/>
          <w:bCs/>
          <w:szCs w:val="24"/>
        </w:rPr>
      </w:pPr>
      <w:r>
        <w:rPr>
          <w:rFonts w:eastAsia="Calibri"/>
          <w:sz w:val="22"/>
        </w:rPr>
        <w:tab/>
        <w:t xml:space="preserve">     </w:t>
      </w:r>
      <w:r>
        <w:rPr>
          <w:rFonts w:eastAsia="Calibri"/>
          <w:sz w:val="22"/>
        </w:rPr>
        <w:tab/>
      </w:r>
      <w:proofErr w:type="gramStart"/>
      <w:r w:rsidRPr="00E21920">
        <w:rPr>
          <w:rFonts w:eastAsia="Calibri"/>
          <w:b/>
          <w:bCs/>
          <w:sz w:val="22"/>
        </w:rPr>
        <w:t>CH.AJAYKUMAR</w:t>
      </w:r>
      <w:proofErr w:type="gramEnd"/>
      <w:r w:rsidRPr="00E21920">
        <w:rPr>
          <w:rFonts w:eastAsia="Calibri"/>
          <w:b/>
          <w:bCs/>
          <w:szCs w:val="24"/>
        </w:rPr>
        <w:t xml:space="preserve">  </w:t>
      </w:r>
      <w:r w:rsidRPr="00E21920">
        <w:rPr>
          <w:b/>
          <w:bCs/>
          <w:szCs w:val="24"/>
        </w:rPr>
        <w:t xml:space="preserve">( </w:t>
      </w:r>
      <w:del w:id="14" w:author="Ajay kumar Chigurla" w:date="2023-09-21T11:55:00Z">
        <w:r w:rsidRPr="00E21920">
          <w:rPr>
            <w:b/>
            <w:bCs/>
            <w:szCs w:val="24"/>
          </w:rPr>
          <w:delText>207R1A0586</w:delText>
        </w:r>
      </w:del>
      <w:ins w:id="15" w:author="Ajay kumar Chigurla" w:date="2023-09-21T11:55:00Z">
        <w:r w:rsidRPr="00E21920">
          <w:rPr>
            <w:b/>
            <w:bCs/>
            <w:szCs w:val="24"/>
          </w:rPr>
          <w:t>207R1A05</w:t>
        </w:r>
        <w:r w:rsidR="00827286">
          <w:rPr>
            <w:b/>
            <w:bCs/>
            <w:szCs w:val="24"/>
          </w:rPr>
          <w:t>71</w:t>
        </w:r>
      </w:ins>
      <w:r w:rsidRPr="00E21920">
        <w:rPr>
          <w:b/>
          <w:bCs/>
          <w:szCs w:val="24"/>
        </w:rPr>
        <w:t xml:space="preserve">) </w:t>
      </w:r>
    </w:p>
    <w:p w14:paraId="5BCD0059" w14:textId="136BDCAA" w:rsidR="00E21920" w:rsidRDefault="00E21920" w:rsidP="00E21920">
      <w:pPr>
        <w:tabs>
          <w:tab w:val="center" w:pos="4597"/>
          <w:tab w:val="right" w:pos="9092"/>
        </w:tabs>
        <w:spacing w:after="119" w:line="259" w:lineRule="auto"/>
        <w:ind w:left="0" w:right="0" w:firstLine="0"/>
        <w:jc w:val="left"/>
        <w:rPr>
          <w:b/>
          <w:szCs w:val="24"/>
        </w:rPr>
      </w:pPr>
      <w:r w:rsidRPr="00E21920">
        <w:rPr>
          <w:rFonts w:eastAsia="Calibri"/>
          <w:b/>
          <w:bCs/>
          <w:szCs w:val="24"/>
        </w:rPr>
        <w:tab/>
      </w:r>
      <w:r w:rsidRPr="00E21920">
        <w:rPr>
          <w:rFonts w:eastAsia="Calibri"/>
          <w:b/>
          <w:bCs/>
          <w:szCs w:val="24"/>
        </w:rPr>
        <w:tab/>
      </w:r>
      <w:r>
        <w:rPr>
          <w:rFonts w:eastAsia="Calibri"/>
          <w:b/>
          <w:bCs/>
          <w:szCs w:val="24"/>
        </w:rPr>
        <w:t xml:space="preserve">     </w:t>
      </w:r>
      <w:proofErr w:type="gramStart"/>
      <w:r w:rsidRPr="00E21920">
        <w:rPr>
          <w:rFonts w:eastAsia="Calibri"/>
          <w:b/>
          <w:bCs/>
          <w:szCs w:val="24"/>
        </w:rPr>
        <w:t>S.SRIKANTH</w:t>
      </w:r>
      <w:proofErr w:type="gramEnd"/>
      <w:r w:rsidRPr="00E21920">
        <w:rPr>
          <w:rFonts w:eastAsia="Calibri"/>
          <w:b/>
          <w:bCs/>
          <w:szCs w:val="24"/>
        </w:rPr>
        <w:t xml:space="preserve">        </w:t>
      </w:r>
      <w:r w:rsidRPr="00E21920">
        <w:rPr>
          <w:b/>
          <w:bCs/>
          <w:szCs w:val="24"/>
        </w:rPr>
        <w:t>(207R1A05</w:t>
      </w:r>
      <w:r w:rsidR="008F3AEA">
        <w:rPr>
          <w:b/>
          <w:bCs/>
          <w:szCs w:val="24"/>
        </w:rPr>
        <w:t>B3</w:t>
      </w:r>
      <w:r w:rsidRPr="00E21920">
        <w:rPr>
          <w:b/>
          <w:bCs/>
          <w:szCs w:val="24"/>
        </w:rPr>
        <w:t>)</w:t>
      </w:r>
      <w:r>
        <w:rPr>
          <w:b/>
          <w:szCs w:val="24"/>
        </w:rPr>
        <w:t xml:space="preserve"> </w:t>
      </w:r>
    </w:p>
    <w:p w14:paraId="6293406E" w14:textId="2300A660" w:rsidR="00E21920" w:rsidRDefault="00E21920" w:rsidP="00E21920">
      <w:pPr>
        <w:tabs>
          <w:tab w:val="center" w:pos="4615"/>
          <w:tab w:val="right" w:pos="9092"/>
        </w:tabs>
        <w:spacing w:after="119" w:line="259" w:lineRule="auto"/>
        <w:ind w:left="0" w:right="0" w:firstLine="0"/>
        <w:jc w:val="left"/>
        <w:rPr>
          <w:b/>
          <w:szCs w:val="24"/>
        </w:rPr>
      </w:pPr>
      <w:r>
        <w:rPr>
          <w:rFonts w:eastAsia="Calibri"/>
          <w:b/>
          <w:szCs w:val="24"/>
        </w:rPr>
        <w:tab/>
      </w:r>
    </w:p>
    <w:p w14:paraId="461B9D98" w14:textId="77777777" w:rsidR="00E21920" w:rsidRDefault="00E21920" w:rsidP="00E21920">
      <w:pPr>
        <w:tabs>
          <w:tab w:val="center" w:pos="4615"/>
          <w:tab w:val="right" w:pos="9092"/>
        </w:tabs>
        <w:spacing w:after="119" w:line="259" w:lineRule="auto"/>
        <w:ind w:left="0" w:right="0" w:firstLine="0"/>
        <w:jc w:val="left"/>
        <w:rPr>
          <w:b/>
          <w:szCs w:val="24"/>
        </w:rPr>
      </w:pPr>
    </w:p>
    <w:p w14:paraId="2C799DB2" w14:textId="77777777" w:rsidR="00E21920" w:rsidRDefault="00E21920" w:rsidP="00E21920">
      <w:pPr>
        <w:tabs>
          <w:tab w:val="center" w:pos="4615"/>
          <w:tab w:val="right" w:pos="9092"/>
        </w:tabs>
        <w:spacing w:after="119" w:line="259" w:lineRule="auto"/>
        <w:ind w:left="0" w:right="0" w:firstLine="0"/>
        <w:jc w:val="left"/>
        <w:rPr>
          <w:b/>
          <w:szCs w:val="24"/>
        </w:rPr>
      </w:pPr>
    </w:p>
    <w:p w14:paraId="50A38876" w14:textId="77777777" w:rsidR="00E21920" w:rsidRDefault="00E21920" w:rsidP="00E21920">
      <w:pPr>
        <w:pStyle w:val="Heading1"/>
        <w:ind w:left="1038" w:right="366"/>
        <w:jc w:val="center"/>
        <w:rPr>
          <w:rFonts w:ascii="Times New Roman" w:hAnsi="Times New Roman" w:cs="Times New Roman"/>
          <w:b/>
          <w:bCs/>
          <w:color w:val="000000" w:themeColor="text1"/>
        </w:rPr>
      </w:pPr>
      <w:r>
        <w:rPr>
          <w:rFonts w:ascii="Times New Roman" w:hAnsi="Times New Roman" w:cs="Times New Roman"/>
          <w:b/>
          <w:bCs/>
          <w:color w:val="000000" w:themeColor="text1"/>
        </w:rPr>
        <w:t xml:space="preserve">ABSTRACT </w:t>
      </w:r>
    </w:p>
    <w:p w14:paraId="2CB6E5B1" w14:textId="77777777" w:rsidR="00E21920" w:rsidRDefault="00E21920" w:rsidP="00E21920">
      <w:pPr>
        <w:spacing w:after="0" w:line="259" w:lineRule="auto"/>
        <w:ind w:left="0" w:right="0" w:firstLine="0"/>
        <w:jc w:val="left"/>
      </w:pPr>
      <w:r>
        <w:rPr>
          <w:b/>
          <w:sz w:val="30"/>
        </w:rPr>
        <w:t xml:space="preserve"> </w:t>
      </w:r>
    </w:p>
    <w:p w14:paraId="7F96946F" w14:textId="77777777" w:rsidR="00E21920" w:rsidRDefault="00E21920" w:rsidP="00E21920">
      <w:pPr>
        <w:spacing w:after="0" w:line="259" w:lineRule="auto"/>
        <w:ind w:left="0" w:right="0" w:firstLine="0"/>
        <w:jc w:val="left"/>
      </w:pPr>
      <w:r>
        <w:rPr>
          <w:b/>
          <w:sz w:val="25"/>
        </w:rPr>
        <w:t xml:space="preserve"> </w:t>
      </w:r>
    </w:p>
    <w:p w14:paraId="331F9A89" w14:textId="77777777" w:rsidR="008F3AEA" w:rsidRPr="008F3AEA" w:rsidRDefault="008F3AEA" w:rsidP="008F3AEA">
      <w:pPr>
        <w:spacing w:line="360" w:lineRule="auto"/>
        <w:ind w:firstLine="308"/>
        <w:rPr>
          <w:rFonts w:eastAsia="Calibri"/>
          <w:b/>
          <w:color w:val="auto"/>
        </w:rPr>
      </w:pPr>
      <w:r w:rsidRPr="008F3AEA">
        <w:rPr>
          <w:rFonts w:eastAsia="Calibri"/>
        </w:rPr>
        <w:t xml:space="preserve">A stroke is a medical condition in which poor blood flow to the brain results in cell death. It is now a day a leading cause of death all over the world. Several risk factors believe to be related to the cause of stroke has been found by inspecting the affected individuals. Using these risk factors, </w:t>
      </w:r>
      <w:proofErr w:type="gramStart"/>
      <w:r w:rsidRPr="008F3AEA">
        <w:rPr>
          <w:rFonts w:eastAsia="Calibri"/>
        </w:rPr>
        <w:t>a number of</w:t>
      </w:r>
      <w:proofErr w:type="gramEnd"/>
      <w:r w:rsidRPr="008F3AEA">
        <w:rPr>
          <w:rFonts w:eastAsia="Calibri"/>
        </w:rPr>
        <w:t xml:space="preserve"> works have been carried out for predicting and classifying stroke diseases. Most of the models are based on data mining and machine learning algorithms. In this work, we have used four machine learning algorithms to detect the type of stroke that can possibly occur or occurred form a person’s physical state and medical report data. We have collected a good number of entries from the hospitals and use them to solve our problem. The classification result shows that the result is satisfactory and can be used in real time medical report. We believe that machine learning algorithms can help better understanding of diseases and can be a good healthcare companion. Index Terms—Stroke, machine learning, WEKA, Naive Bayes, J48, k-NN, Random Forest.</w:t>
      </w:r>
    </w:p>
    <w:p w14:paraId="1E2A497B" w14:textId="77777777" w:rsidR="00E21920" w:rsidRDefault="00E21920" w:rsidP="008F3AEA">
      <w:pPr>
        <w:tabs>
          <w:tab w:val="center" w:pos="4615"/>
          <w:tab w:val="right" w:pos="9092"/>
        </w:tabs>
        <w:spacing w:after="119" w:line="360" w:lineRule="auto"/>
        <w:ind w:left="0" w:right="0" w:firstLine="0"/>
        <w:jc w:val="left"/>
        <w:rPr>
          <w:b/>
          <w:szCs w:val="24"/>
        </w:rPr>
      </w:pPr>
    </w:p>
    <w:p w14:paraId="5751B9F7" w14:textId="77777777" w:rsidR="00E21920" w:rsidRDefault="00E21920" w:rsidP="00E21920">
      <w:pPr>
        <w:tabs>
          <w:tab w:val="center" w:pos="4615"/>
          <w:tab w:val="right" w:pos="9092"/>
        </w:tabs>
        <w:spacing w:after="119" w:line="259" w:lineRule="auto"/>
        <w:ind w:left="0" w:right="0" w:firstLine="0"/>
        <w:jc w:val="left"/>
        <w:rPr>
          <w:b/>
          <w:szCs w:val="24"/>
        </w:rPr>
      </w:pPr>
    </w:p>
    <w:p w14:paraId="7558211A" w14:textId="77777777" w:rsidR="00E21920" w:rsidRDefault="00E21920" w:rsidP="00E21920">
      <w:pPr>
        <w:tabs>
          <w:tab w:val="center" w:pos="4615"/>
          <w:tab w:val="right" w:pos="9092"/>
        </w:tabs>
        <w:spacing w:after="119" w:line="259" w:lineRule="auto"/>
        <w:ind w:left="0" w:right="0" w:firstLine="0"/>
        <w:jc w:val="left"/>
        <w:rPr>
          <w:b/>
          <w:szCs w:val="24"/>
        </w:rPr>
      </w:pPr>
    </w:p>
    <w:p w14:paraId="50FAE39F" w14:textId="77777777" w:rsidR="00E21920" w:rsidRDefault="00E21920" w:rsidP="00E21920">
      <w:pPr>
        <w:tabs>
          <w:tab w:val="center" w:pos="4615"/>
          <w:tab w:val="right" w:pos="9092"/>
        </w:tabs>
        <w:spacing w:after="119" w:line="259" w:lineRule="auto"/>
        <w:ind w:left="0" w:right="0" w:firstLine="0"/>
        <w:jc w:val="left"/>
        <w:rPr>
          <w:b/>
          <w:szCs w:val="24"/>
        </w:rPr>
      </w:pPr>
    </w:p>
    <w:p w14:paraId="43FB2A4C" w14:textId="77777777" w:rsidR="00E21920" w:rsidRDefault="00E21920" w:rsidP="00E21920">
      <w:pPr>
        <w:tabs>
          <w:tab w:val="center" w:pos="4615"/>
          <w:tab w:val="right" w:pos="9092"/>
        </w:tabs>
        <w:spacing w:after="119" w:line="259" w:lineRule="auto"/>
        <w:ind w:left="0" w:right="0" w:firstLine="0"/>
        <w:jc w:val="left"/>
        <w:rPr>
          <w:b/>
          <w:szCs w:val="24"/>
        </w:rPr>
      </w:pPr>
    </w:p>
    <w:p w14:paraId="15926FCB" w14:textId="77777777" w:rsidR="00E21920" w:rsidRDefault="00E21920" w:rsidP="00E21920">
      <w:pPr>
        <w:tabs>
          <w:tab w:val="center" w:pos="4615"/>
          <w:tab w:val="right" w:pos="9092"/>
        </w:tabs>
        <w:spacing w:after="119" w:line="259" w:lineRule="auto"/>
        <w:ind w:left="0" w:right="0" w:firstLine="0"/>
        <w:jc w:val="left"/>
        <w:rPr>
          <w:b/>
          <w:szCs w:val="24"/>
        </w:rPr>
      </w:pPr>
    </w:p>
    <w:p w14:paraId="2DD76B7B" w14:textId="77777777" w:rsidR="00E21920" w:rsidRDefault="00E21920" w:rsidP="00E21920">
      <w:pPr>
        <w:tabs>
          <w:tab w:val="center" w:pos="4615"/>
          <w:tab w:val="right" w:pos="9092"/>
        </w:tabs>
        <w:spacing w:after="119" w:line="259" w:lineRule="auto"/>
        <w:ind w:left="0" w:right="0" w:firstLine="0"/>
        <w:jc w:val="left"/>
        <w:rPr>
          <w:b/>
          <w:szCs w:val="24"/>
        </w:rPr>
      </w:pPr>
    </w:p>
    <w:p w14:paraId="3C431205" w14:textId="77777777" w:rsidR="00E21920" w:rsidRDefault="00E21920" w:rsidP="00E21920">
      <w:pPr>
        <w:tabs>
          <w:tab w:val="center" w:pos="4615"/>
          <w:tab w:val="right" w:pos="9092"/>
        </w:tabs>
        <w:spacing w:after="119" w:line="259" w:lineRule="auto"/>
        <w:ind w:left="0" w:right="0" w:firstLine="0"/>
        <w:jc w:val="left"/>
        <w:rPr>
          <w:b/>
          <w:szCs w:val="24"/>
        </w:rPr>
      </w:pPr>
    </w:p>
    <w:p w14:paraId="74171677" w14:textId="77777777" w:rsidR="00E21920" w:rsidRDefault="00E21920" w:rsidP="00E21920">
      <w:pPr>
        <w:tabs>
          <w:tab w:val="center" w:pos="4615"/>
          <w:tab w:val="right" w:pos="9092"/>
        </w:tabs>
        <w:spacing w:after="119" w:line="259" w:lineRule="auto"/>
        <w:ind w:left="0" w:right="0" w:firstLine="0"/>
        <w:jc w:val="left"/>
        <w:rPr>
          <w:b/>
          <w:szCs w:val="24"/>
        </w:rPr>
      </w:pPr>
    </w:p>
    <w:p w14:paraId="34C5CC77" w14:textId="77777777" w:rsidR="00E21920" w:rsidRDefault="00E21920" w:rsidP="00E21920">
      <w:pPr>
        <w:tabs>
          <w:tab w:val="center" w:pos="4615"/>
          <w:tab w:val="right" w:pos="9092"/>
        </w:tabs>
        <w:spacing w:after="119" w:line="259" w:lineRule="auto"/>
        <w:ind w:left="0" w:right="0" w:firstLine="0"/>
        <w:jc w:val="left"/>
        <w:rPr>
          <w:b/>
          <w:szCs w:val="24"/>
        </w:rPr>
      </w:pPr>
    </w:p>
    <w:p w14:paraId="2341C72D" w14:textId="77777777" w:rsidR="00E21920" w:rsidRDefault="00E21920" w:rsidP="00E21920">
      <w:pPr>
        <w:tabs>
          <w:tab w:val="center" w:pos="4615"/>
          <w:tab w:val="right" w:pos="9092"/>
        </w:tabs>
        <w:spacing w:after="119" w:line="259" w:lineRule="auto"/>
        <w:ind w:left="0" w:right="0" w:firstLine="0"/>
        <w:jc w:val="left"/>
        <w:rPr>
          <w:b/>
          <w:szCs w:val="24"/>
        </w:rPr>
      </w:pPr>
    </w:p>
    <w:p w14:paraId="2D82C9F0" w14:textId="77777777" w:rsidR="00E21920" w:rsidRDefault="00E21920" w:rsidP="00E21920">
      <w:pPr>
        <w:tabs>
          <w:tab w:val="center" w:pos="4615"/>
          <w:tab w:val="right" w:pos="9092"/>
        </w:tabs>
        <w:spacing w:after="119" w:line="259" w:lineRule="auto"/>
        <w:ind w:left="0" w:right="0" w:firstLine="0"/>
        <w:jc w:val="left"/>
        <w:rPr>
          <w:b/>
          <w:szCs w:val="24"/>
        </w:rPr>
      </w:pPr>
    </w:p>
    <w:p w14:paraId="0D89C5B2" w14:textId="77777777" w:rsidR="00E21920" w:rsidRDefault="00E21920" w:rsidP="00E21920">
      <w:pPr>
        <w:tabs>
          <w:tab w:val="center" w:pos="4615"/>
          <w:tab w:val="right" w:pos="9092"/>
        </w:tabs>
        <w:spacing w:after="119" w:line="259" w:lineRule="auto"/>
        <w:ind w:left="0" w:right="0" w:firstLine="0"/>
        <w:jc w:val="left"/>
        <w:rPr>
          <w:b/>
          <w:szCs w:val="24"/>
        </w:rPr>
      </w:pPr>
    </w:p>
    <w:p w14:paraId="7971F868" w14:textId="05C00123" w:rsidR="00E21920" w:rsidRDefault="00E21920" w:rsidP="00E21920">
      <w:pPr>
        <w:tabs>
          <w:tab w:val="center" w:pos="4615"/>
          <w:tab w:val="right" w:pos="9092"/>
        </w:tabs>
        <w:spacing w:after="119" w:line="259" w:lineRule="auto"/>
        <w:ind w:left="0" w:right="0" w:firstLine="0"/>
        <w:jc w:val="center"/>
        <w:rPr>
          <w:b/>
          <w:szCs w:val="24"/>
        </w:rPr>
      </w:pPr>
    </w:p>
    <w:p w14:paraId="24539735" w14:textId="77777777" w:rsidR="00E21920" w:rsidRDefault="00E21920" w:rsidP="00E21920">
      <w:pPr>
        <w:spacing w:after="0" w:line="259" w:lineRule="auto"/>
        <w:ind w:left="0" w:right="430" w:firstLine="0"/>
      </w:pPr>
    </w:p>
    <w:p w14:paraId="35DC959C" w14:textId="49275A4C" w:rsidR="00E21920" w:rsidRDefault="00E21920" w:rsidP="00E21920">
      <w:pPr>
        <w:spacing w:after="0" w:line="259" w:lineRule="auto"/>
        <w:ind w:left="0" w:right="430" w:firstLine="0"/>
      </w:pPr>
      <w:r>
        <w:lastRenderedPageBreak/>
        <w:t xml:space="preserve">                                            </w:t>
      </w:r>
      <w:r>
        <w:tab/>
        <w:t xml:space="preserve">  </w:t>
      </w:r>
    </w:p>
    <w:p w14:paraId="6A6454D7" w14:textId="77777777" w:rsidR="00E21920" w:rsidRDefault="00E21920" w:rsidP="00E21920">
      <w:pPr>
        <w:spacing w:after="0" w:line="259" w:lineRule="auto"/>
        <w:ind w:left="0" w:right="0" w:firstLine="0"/>
        <w:jc w:val="left"/>
      </w:pPr>
      <w:r>
        <w:rPr>
          <w:sz w:val="20"/>
        </w:rPr>
        <w:t xml:space="preserve"> </w:t>
      </w:r>
    </w:p>
    <w:p w14:paraId="15535D14" w14:textId="77777777" w:rsidR="008F3AEA" w:rsidRDefault="00E21920" w:rsidP="008F3AEA">
      <w:pPr>
        <w:tabs>
          <w:tab w:val="center" w:pos="4615"/>
          <w:tab w:val="right" w:pos="9092"/>
        </w:tabs>
        <w:spacing w:after="119" w:line="259" w:lineRule="auto"/>
        <w:ind w:left="0" w:right="0" w:firstLine="0"/>
        <w:jc w:val="center"/>
        <w:rPr>
          <w:b/>
          <w:szCs w:val="24"/>
        </w:rPr>
      </w:pPr>
      <w:r>
        <w:rPr>
          <w:sz w:val="20"/>
        </w:rPr>
        <w:t xml:space="preserve"> </w:t>
      </w:r>
      <w:proofErr w:type="spellStart"/>
      <w:r w:rsidR="008F3AEA">
        <w:rPr>
          <w:b/>
          <w:szCs w:val="24"/>
        </w:rPr>
        <w:t>i</w:t>
      </w:r>
      <w:proofErr w:type="spellEnd"/>
    </w:p>
    <w:p w14:paraId="3A268FAC" w14:textId="77777777" w:rsidR="008F3AEA" w:rsidRDefault="008F3AEA" w:rsidP="008F3AEA">
      <w:pPr>
        <w:spacing w:after="0" w:line="259" w:lineRule="auto"/>
        <w:ind w:left="0" w:right="430" w:firstLine="0"/>
      </w:pPr>
    </w:p>
    <w:p w14:paraId="7462974B" w14:textId="77777777" w:rsidR="008F3AEA" w:rsidRDefault="008F3AEA" w:rsidP="008F3AEA">
      <w:pPr>
        <w:spacing w:after="0" w:line="259" w:lineRule="auto"/>
        <w:ind w:left="0" w:right="430" w:firstLine="0"/>
      </w:pPr>
      <w:r>
        <w:t xml:space="preserve">                                            </w:t>
      </w:r>
      <w:r>
        <w:tab/>
        <w:t xml:space="preserve">      </w:t>
      </w:r>
      <w:r>
        <w:rPr>
          <w:b/>
          <w:sz w:val="32"/>
        </w:rPr>
        <w:t xml:space="preserve">LIST OF FIGURES </w:t>
      </w:r>
    </w:p>
    <w:p w14:paraId="2617ADC6" w14:textId="055301F9" w:rsidR="00E21920" w:rsidRDefault="00E21920" w:rsidP="00E21920">
      <w:pPr>
        <w:spacing w:after="0" w:line="259" w:lineRule="auto"/>
        <w:ind w:left="0" w:right="0" w:firstLine="0"/>
        <w:jc w:val="left"/>
      </w:pPr>
    </w:p>
    <w:p w14:paraId="75724D75" w14:textId="77777777" w:rsidR="00E21920" w:rsidRDefault="00E21920" w:rsidP="00E21920">
      <w:pPr>
        <w:spacing w:after="109" w:line="360" w:lineRule="auto"/>
        <w:ind w:left="0" w:right="0" w:firstLine="0"/>
        <w:jc w:val="left"/>
      </w:pPr>
      <w:r>
        <w:rPr>
          <w:sz w:val="14"/>
        </w:rPr>
        <w:t xml:space="preserve"> </w:t>
      </w:r>
    </w:p>
    <w:p w14:paraId="3D127B1D" w14:textId="77777777" w:rsidR="00E21920" w:rsidRDefault="00E21920" w:rsidP="00E21920">
      <w:pPr>
        <w:pStyle w:val="Heading2"/>
        <w:tabs>
          <w:tab w:val="center" w:pos="1649"/>
          <w:tab w:val="center" w:pos="4159"/>
          <w:tab w:val="right" w:pos="9086"/>
        </w:tabs>
        <w:spacing w:after="376" w:line="360" w:lineRule="auto"/>
        <w:ind w:left="0" w:firstLine="0"/>
        <w:rPr>
          <w:sz w:val="24"/>
          <w:szCs w:val="24"/>
        </w:rPr>
      </w:pPr>
      <w:r>
        <w:rPr>
          <w:rFonts w:eastAsia="Calibri"/>
          <w:b w:val="0"/>
          <w:sz w:val="22"/>
        </w:rPr>
        <w:t xml:space="preserve">            </w:t>
      </w:r>
      <w:r>
        <w:rPr>
          <w:rFonts w:eastAsia="Calibri"/>
          <w:b w:val="0"/>
          <w:sz w:val="24"/>
          <w:szCs w:val="24"/>
        </w:rPr>
        <w:t xml:space="preserve">    </w:t>
      </w:r>
      <w:r>
        <w:rPr>
          <w:sz w:val="24"/>
          <w:szCs w:val="24"/>
        </w:rPr>
        <w:t xml:space="preserve">FIGURE NO </w:t>
      </w:r>
      <w:r>
        <w:rPr>
          <w:sz w:val="24"/>
          <w:szCs w:val="24"/>
        </w:rPr>
        <w:tab/>
        <w:t xml:space="preserve">             FIGURE NAME </w:t>
      </w:r>
      <w:r>
        <w:rPr>
          <w:sz w:val="24"/>
          <w:szCs w:val="24"/>
        </w:rPr>
        <w:tab/>
        <w:t xml:space="preserve">PAGE NO </w:t>
      </w:r>
    </w:p>
    <w:p w14:paraId="0909D9E3" w14:textId="77777777" w:rsidR="00E21920" w:rsidRDefault="00E21920" w:rsidP="00E21920">
      <w:pPr>
        <w:spacing w:after="0" w:line="360" w:lineRule="auto"/>
        <w:ind w:left="787" w:right="0" w:firstLine="0"/>
        <w:jc w:val="left"/>
        <w:rPr>
          <w:szCs w:val="24"/>
        </w:rPr>
      </w:pPr>
      <w:r>
        <w:rPr>
          <w:szCs w:val="24"/>
        </w:rPr>
        <w:t xml:space="preserve"> </w:t>
      </w:r>
      <w:r>
        <w:rPr>
          <w:szCs w:val="24"/>
        </w:rPr>
        <w:tab/>
        <w:t xml:space="preserve"> </w:t>
      </w:r>
      <w:r>
        <w:rPr>
          <w:szCs w:val="24"/>
        </w:rPr>
        <w:tab/>
        <w:t xml:space="preserve"> </w:t>
      </w:r>
    </w:p>
    <w:p w14:paraId="08EF3076" w14:textId="23F08790" w:rsidR="000D295A" w:rsidRDefault="000D295A" w:rsidP="000D295A">
      <w:pPr>
        <w:tabs>
          <w:tab w:val="center" w:pos="1410"/>
          <w:tab w:val="center" w:pos="4784"/>
          <w:tab w:val="center" w:pos="8349"/>
        </w:tabs>
        <w:spacing w:after="21" w:line="360" w:lineRule="auto"/>
        <w:ind w:left="0" w:right="0" w:firstLine="0"/>
        <w:rPr>
          <w:sz w:val="26"/>
        </w:rPr>
      </w:pPr>
      <w:r>
        <w:rPr>
          <w:szCs w:val="24"/>
        </w:rPr>
        <w:t xml:space="preserve">                </w:t>
      </w:r>
      <w:r w:rsidR="00E21920">
        <w:rPr>
          <w:szCs w:val="24"/>
        </w:rPr>
        <w:t xml:space="preserve">Figure 3.1 </w:t>
      </w:r>
      <w:r w:rsidR="00E21920">
        <w:rPr>
          <w:szCs w:val="24"/>
        </w:rPr>
        <w:tab/>
        <w:t xml:space="preserve">           Project Architecture for </w:t>
      </w:r>
      <w:r>
        <w:rPr>
          <w:sz w:val="26"/>
        </w:rPr>
        <w:t>Detection of stroke</w:t>
      </w:r>
    </w:p>
    <w:p w14:paraId="59F87E7A" w14:textId="1C071266" w:rsidR="00E21920" w:rsidRDefault="000D295A" w:rsidP="000D295A">
      <w:pPr>
        <w:tabs>
          <w:tab w:val="center" w:pos="1410"/>
          <w:tab w:val="center" w:pos="4784"/>
          <w:tab w:val="center" w:pos="8349"/>
        </w:tabs>
        <w:spacing w:after="21" w:line="360" w:lineRule="auto"/>
        <w:ind w:left="0" w:right="0" w:firstLine="0"/>
        <w:rPr>
          <w:szCs w:val="24"/>
        </w:rPr>
      </w:pPr>
      <w:r>
        <w:rPr>
          <w:sz w:val="26"/>
        </w:rPr>
        <w:t xml:space="preserve">                                             disease using machine learning algorithms</w:t>
      </w:r>
      <w:r w:rsidR="00E21920">
        <w:rPr>
          <w:szCs w:val="24"/>
        </w:rPr>
        <w:t xml:space="preserve">                      </w:t>
      </w:r>
      <w:r>
        <w:rPr>
          <w:szCs w:val="24"/>
        </w:rPr>
        <w:t>6</w:t>
      </w:r>
    </w:p>
    <w:p w14:paraId="33C24E33" w14:textId="64D39D7A" w:rsidR="00E21920" w:rsidRDefault="000D295A" w:rsidP="000D295A">
      <w:pPr>
        <w:spacing w:after="0" w:line="360" w:lineRule="auto"/>
        <w:ind w:left="0" w:right="0" w:firstLine="0"/>
        <w:jc w:val="left"/>
        <w:rPr>
          <w:szCs w:val="24"/>
        </w:rPr>
      </w:pPr>
      <w:r>
        <w:rPr>
          <w:szCs w:val="24"/>
        </w:rPr>
        <w:t xml:space="preserve">  </w:t>
      </w:r>
      <w:r w:rsidR="00E21920">
        <w:rPr>
          <w:szCs w:val="24"/>
        </w:rPr>
        <w:t xml:space="preserve"> </w:t>
      </w:r>
      <w:r w:rsidR="00E21920">
        <w:rPr>
          <w:szCs w:val="24"/>
        </w:rPr>
        <w:tab/>
        <w:t xml:space="preserve"> </w:t>
      </w:r>
      <w:r w:rsidR="00E21920">
        <w:rPr>
          <w:szCs w:val="24"/>
        </w:rPr>
        <w:tab/>
        <w:t xml:space="preserve"> </w:t>
      </w:r>
    </w:p>
    <w:p w14:paraId="62CE3D69" w14:textId="30DD2F4C" w:rsidR="000D295A" w:rsidRDefault="000D295A" w:rsidP="000D295A">
      <w:pPr>
        <w:tabs>
          <w:tab w:val="center" w:pos="1410"/>
          <w:tab w:val="center" w:pos="4784"/>
          <w:tab w:val="center" w:pos="8349"/>
        </w:tabs>
        <w:spacing w:after="21" w:line="360" w:lineRule="auto"/>
        <w:ind w:left="0" w:right="0" w:firstLine="0"/>
        <w:rPr>
          <w:sz w:val="26"/>
        </w:rPr>
      </w:pPr>
      <w:r>
        <w:rPr>
          <w:szCs w:val="24"/>
        </w:rPr>
        <w:t xml:space="preserve">             </w:t>
      </w:r>
      <w:r w:rsidR="00DB2235">
        <w:rPr>
          <w:szCs w:val="24"/>
        </w:rPr>
        <w:t xml:space="preserve">  </w:t>
      </w:r>
      <w:r>
        <w:rPr>
          <w:szCs w:val="24"/>
        </w:rPr>
        <w:t xml:space="preserve"> </w:t>
      </w:r>
      <w:r w:rsidR="00E21920">
        <w:rPr>
          <w:szCs w:val="24"/>
        </w:rPr>
        <w:t>Figure 3.</w:t>
      </w:r>
      <w:r>
        <w:rPr>
          <w:szCs w:val="24"/>
        </w:rPr>
        <w:t xml:space="preserve">2                  Use Case Diagram for </w:t>
      </w:r>
      <w:r>
        <w:rPr>
          <w:sz w:val="26"/>
        </w:rPr>
        <w:t>Detection of stroke</w:t>
      </w:r>
    </w:p>
    <w:p w14:paraId="403ECD2C" w14:textId="7A1EB713" w:rsidR="00E21920" w:rsidRPr="000D295A" w:rsidRDefault="000D295A" w:rsidP="000D295A">
      <w:pPr>
        <w:tabs>
          <w:tab w:val="center" w:pos="1410"/>
          <w:tab w:val="center" w:pos="4784"/>
          <w:tab w:val="right" w:pos="9086"/>
        </w:tabs>
        <w:spacing w:after="21" w:line="360" w:lineRule="auto"/>
        <w:ind w:left="0" w:right="0" w:firstLine="0"/>
        <w:rPr>
          <w:sz w:val="26"/>
        </w:rPr>
      </w:pPr>
      <w:r>
        <w:rPr>
          <w:sz w:val="26"/>
        </w:rPr>
        <w:t xml:space="preserve">                                             disease using machine learning algorithms</w:t>
      </w:r>
      <w:r>
        <w:rPr>
          <w:szCs w:val="24"/>
        </w:rPr>
        <w:t xml:space="preserve">                      7</w:t>
      </w:r>
    </w:p>
    <w:p w14:paraId="17ACFB2D" w14:textId="3EB1F9B4" w:rsidR="00E21920" w:rsidRDefault="00E21920" w:rsidP="000D295A">
      <w:pPr>
        <w:tabs>
          <w:tab w:val="center" w:pos="1410"/>
          <w:tab w:val="center" w:pos="4784"/>
          <w:tab w:val="center" w:pos="8369"/>
        </w:tabs>
        <w:spacing w:after="21" w:line="360" w:lineRule="auto"/>
        <w:ind w:left="0" w:right="0" w:firstLine="0"/>
        <w:jc w:val="left"/>
        <w:rPr>
          <w:szCs w:val="24"/>
        </w:rPr>
      </w:pPr>
      <w:r>
        <w:rPr>
          <w:szCs w:val="24"/>
        </w:rPr>
        <w:t xml:space="preserve"> </w:t>
      </w:r>
      <w:r>
        <w:rPr>
          <w:szCs w:val="24"/>
        </w:rPr>
        <w:tab/>
        <w:t xml:space="preserve"> </w:t>
      </w:r>
      <w:r>
        <w:rPr>
          <w:szCs w:val="24"/>
        </w:rPr>
        <w:tab/>
        <w:t xml:space="preserve"> </w:t>
      </w:r>
    </w:p>
    <w:p w14:paraId="1EEAD693" w14:textId="306C5326" w:rsidR="000D295A" w:rsidRDefault="00E21920" w:rsidP="000D295A">
      <w:pPr>
        <w:tabs>
          <w:tab w:val="center" w:pos="1410"/>
          <w:tab w:val="center" w:pos="4784"/>
          <w:tab w:val="center" w:pos="8349"/>
        </w:tabs>
        <w:spacing w:after="21" w:line="360" w:lineRule="auto"/>
        <w:ind w:left="0" w:right="0" w:firstLine="0"/>
        <w:rPr>
          <w:sz w:val="26"/>
        </w:rPr>
      </w:pPr>
      <w:r>
        <w:rPr>
          <w:rFonts w:eastAsia="Calibri"/>
          <w:szCs w:val="24"/>
        </w:rPr>
        <w:tab/>
        <w:t xml:space="preserve">                </w:t>
      </w:r>
      <w:r>
        <w:rPr>
          <w:szCs w:val="24"/>
        </w:rPr>
        <w:t xml:space="preserve">Figure 3.3                </w:t>
      </w:r>
      <w:r w:rsidR="000D295A">
        <w:rPr>
          <w:szCs w:val="24"/>
        </w:rPr>
        <w:t xml:space="preserve">Class Diagram for </w:t>
      </w:r>
      <w:r w:rsidR="000D295A">
        <w:rPr>
          <w:sz w:val="26"/>
        </w:rPr>
        <w:t>Detection of stroke</w:t>
      </w:r>
    </w:p>
    <w:p w14:paraId="0B068103" w14:textId="63FC9044" w:rsidR="00E21920" w:rsidRPr="000D295A" w:rsidRDefault="000D295A" w:rsidP="000D295A">
      <w:pPr>
        <w:tabs>
          <w:tab w:val="center" w:pos="1410"/>
          <w:tab w:val="center" w:pos="4784"/>
          <w:tab w:val="center" w:pos="8349"/>
        </w:tabs>
        <w:spacing w:after="21" w:line="360" w:lineRule="auto"/>
        <w:ind w:left="0" w:right="0" w:firstLine="0"/>
        <w:jc w:val="left"/>
        <w:rPr>
          <w:sz w:val="26"/>
        </w:rPr>
      </w:pPr>
      <w:r>
        <w:rPr>
          <w:sz w:val="26"/>
        </w:rPr>
        <w:t xml:space="preserve">                                             disease using machine learning algorithms</w:t>
      </w:r>
      <w:r w:rsidR="00E21920">
        <w:rPr>
          <w:szCs w:val="24"/>
        </w:rPr>
        <w:t xml:space="preserve"> </w:t>
      </w:r>
      <w:r>
        <w:rPr>
          <w:szCs w:val="24"/>
        </w:rPr>
        <w:t xml:space="preserve">                    8</w:t>
      </w:r>
      <w:r w:rsidR="00E21920">
        <w:rPr>
          <w:szCs w:val="24"/>
        </w:rPr>
        <w:tab/>
        <w:t xml:space="preserve"> </w:t>
      </w:r>
      <w:r w:rsidR="00E21920">
        <w:rPr>
          <w:szCs w:val="24"/>
        </w:rPr>
        <w:tab/>
        <w:t xml:space="preserve"> </w:t>
      </w:r>
      <w:r>
        <w:rPr>
          <w:szCs w:val="24"/>
        </w:rPr>
        <w:t xml:space="preserve">    </w:t>
      </w:r>
    </w:p>
    <w:p w14:paraId="73A9EF0D" w14:textId="3B9E8ADE" w:rsidR="000A255F" w:rsidRDefault="00E21920" w:rsidP="000A255F">
      <w:pPr>
        <w:tabs>
          <w:tab w:val="center" w:pos="1410"/>
          <w:tab w:val="center" w:pos="4784"/>
          <w:tab w:val="center" w:pos="8349"/>
        </w:tabs>
        <w:spacing w:after="21" w:line="360" w:lineRule="auto"/>
        <w:ind w:left="0" w:right="0" w:firstLine="0"/>
        <w:rPr>
          <w:sz w:val="26"/>
        </w:rPr>
      </w:pPr>
      <w:r>
        <w:rPr>
          <w:rFonts w:eastAsia="Calibri"/>
          <w:szCs w:val="24"/>
        </w:rPr>
        <w:tab/>
        <w:t xml:space="preserve">               </w:t>
      </w:r>
      <w:r w:rsidR="00DB2235">
        <w:rPr>
          <w:rFonts w:eastAsia="Calibri"/>
          <w:szCs w:val="24"/>
        </w:rPr>
        <w:t xml:space="preserve"> </w:t>
      </w:r>
      <w:r>
        <w:rPr>
          <w:rFonts w:eastAsia="Calibri"/>
          <w:szCs w:val="24"/>
        </w:rPr>
        <w:t xml:space="preserve"> </w:t>
      </w:r>
      <w:r>
        <w:rPr>
          <w:szCs w:val="24"/>
        </w:rPr>
        <w:t xml:space="preserve">Figure 3.4              </w:t>
      </w:r>
      <w:r w:rsidR="000A255F">
        <w:rPr>
          <w:szCs w:val="24"/>
        </w:rPr>
        <w:t xml:space="preserve"> Sequence Diagram for </w:t>
      </w:r>
      <w:r w:rsidR="000A255F">
        <w:rPr>
          <w:sz w:val="26"/>
        </w:rPr>
        <w:t>Detection of stroke</w:t>
      </w:r>
    </w:p>
    <w:p w14:paraId="6C9576F3" w14:textId="6987BCC5" w:rsidR="00E21920" w:rsidRDefault="000A255F" w:rsidP="000A255F">
      <w:pPr>
        <w:tabs>
          <w:tab w:val="center" w:pos="1410"/>
          <w:tab w:val="center" w:pos="4784"/>
          <w:tab w:val="center" w:pos="8349"/>
        </w:tabs>
        <w:spacing w:after="21" w:line="360" w:lineRule="auto"/>
        <w:ind w:left="0" w:right="0" w:firstLine="0"/>
        <w:jc w:val="left"/>
        <w:rPr>
          <w:szCs w:val="24"/>
        </w:rPr>
      </w:pPr>
      <w:r>
        <w:rPr>
          <w:sz w:val="26"/>
        </w:rPr>
        <w:t xml:space="preserve">                                             disease using machine learning algorithms</w:t>
      </w:r>
      <w:r w:rsidR="00E21920">
        <w:rPr>
          <w:szCs w:val="24"/>
        </w:rPr>
        <w:t xml:space="preserve"> </w:t>
      </w:r>
      <w:r>
        <w:rPr>
          <w:szCs w:val="24"/>
        </w:rPr>
        <w:t xml:space="preserve">                  </w:t>
      </w:r>
      <w:r w:rsidR="001B538B">
        <w:rPr>
          <w:szCs w:val="24"/>
        </w:rPr>
        <w:t xml:space="preserve">  9</w:t>
      </w:r>
      <w:r w:rsidR="00E21920">
        <w:rPr>
          <w:szCs w:val="24"/>
        </w:rPr>
        <w:tab/>
        <w:t xml:space="preserve"> </w:t>
      </w:r>
      <w:r>
        <w:rPr>
          <w:szCs w:val="24"/>
        </w:rPr>
        <w:t xml:space="preserve"> </w:t>
      </w:r>
    </w:p>
    <w:p w14:paraId="2ED31B0F" w14:textId="4C424C1A" w:rsidR="000A255F" w:rsidRDefault="00E21920" w:rsidP="000A255F">
      <w:pPr>
        <w:tabs>
          <w:tab w:val="center" w:pos="1410"/>
          <w:tab w:val="center" w:pos="4784"/>
          <w:tab w:val="center" w:pos="8349"/>
        </w:tabs>
        <w:spacing w:after="21" w:line="360" w:lineRule="auto"/>
        <w:ind w:left="0" w:right="0" w:firstLine="0"/>
        <w:rPr>
          <w:sz w:val="26"/>
        </w:rPr>
      </w:pPr>
      <w:r>
        <w:rPr>
          <w:rFonts w:eastAsia="Calibri"/>
          <w:szCs w:val="24"/>
        </w:rPr>
        <w:t xml:space="preserve">               </w:t>
      </w:r>
      <w:r w:rsidR="00DB2235">
        <w:rPr>
          <w:rFonts w:eastAsia="Calibri"/>
          <w:szCs w:val="24"/>
        </w:rPr>
        <w:t xml:space="preserve"> </w:t>
      </w:r>
      <w:r>
        <w:rPr>
          <w:rFonts w:eastAsia="Calibri"/>
          <w:szCs w:val="24"/>
        </w:rPr>
        <w:t xml:space="preserve"> </w:t>
      </w:r>
      <w:r>
        <w:rPr>
          <w:szCs w:val="24"/>
        </w:rPr>
        <w:t xml:space="preserve">Figure 3.5 </w:t>
      </w:r>
      <w:r>
        <w:rPr>
          <w:szCs w:val="24"/>
        </w:rPr>
        <w:tab/>
      </w:r>
      <w:r w:rsidR="000A255F">
        <w:rPr>
          <w:szCs w:val="24"/>
        </w:rPr>
        <w:t xml:space="preserve">            Collaboration Diagram for </w:t>
      </w:r>
      <w:r w:rsidR="000A255F">
        <w:rPr>
          <w:sz w:val="26"/>
        </w:rPr>
        <w:t>Detection of stroke</w:t>
      </w:r>
    </w:p>
    <w:p w14:paraId="6800DA4E" w14:textId="49B9C38E" w:rsidR="000A255F" w:rsidRDefault="000A255F" w:rsidP="000A255F">
      <w:pPr>
        <w:tabs>
          <w:tab w:val="center" w:pos="1410"/>
          <w:tab w:val="center" w:pos="4784"/>
          <w:tab w:val="center" w:pos="8349"/>
        </w:tabs>
        <w:spacing w:after="21" w:line="360" w:lineRule="auto"/>
        <w:ind w:left="0" w:right="0" w:firstLine="0"/>
        <w:jc w:val="left"/>
        <w:rPr>
          <w:szCs w:val="24"/>
        </w:rPr>
      </w:pPr>
      <w:r>
        <w:rPr>
          <w:sz w:val="26"/>
        </w:rPr>
        <w:t xml:space="preserve">                                             disease using machine learning algorithms</w:t>
      </w:r>
      <w:r>
        <w:rPr>
          <w:szCs w:val="24"/>
        </w:rPr>
        <w:t xml:space="preserve">                    1</w:t>
      </w:r>
      <w:r w:rsidR="001B538B">
        <w:rPr>
          <w:szCs w:val="24"/>
        </w:rPr>
        <w:t>1</w:t>
      </w:r>
    </w:p>
    <w:p w14:paraId="4F57E038" w14:textId="29ACDF57" w:rsidR="00E21920" w:rsidRDefault="000A255F" w:rsidP="000A255F">
      <w:pPr>
        <w:tabs>
          <w:tab w:val="center" w:pos="1410"/>
          <w:tab w:val="center" w:pos="4784"/>
          <w:tab w:val="center" w:pos="8349"/>
        </w:tabs>
        <w:spacing w:after="21" w:line="360" w:lineRule="auto"/>
        <w:ind w:left="0" w:right="0" w:firstLine="0"/>
        <w:jc w:val="left"/>
        <w:rPr>
          <w:szCs w:val="24"/>
        </w:rPr>
      </w:pPr>
      <w:r>
        <w:rPr>
          <w:szCs w:val="24"/>
        </w:rPr>
        <w:t xml:space="preserve">                    </w:t>
      </w:r>
      <w:r w:rsidR="000D295A">
        <w:rPr>
          <w:szCs w:val="24"/>
        </w:rPr>
        <w:t xml:space="preserve">  </w:t>
      </w:r>
    </w:p>
    <w:p w14:paraId="69DB2C9D" w14:textId="46900DF2" w:rsidR="000A255F" w:rsidRDefault="00E21920" w:rsidP="000A255F">
      <w:pPr>
        <w:tabs>
          <w:tab w:val="center" w:pos="1410"/>
          <w:tab w:val="center" w:pos="4784"/>
          <w:tab w:val="center" w:pos="8349"/>
        </w:tabs>
        <w:spacing w:after="21" w:line="360" w:lineRule="auto"/>
        <w:ind w:left="0" w:right="0" w:firstLine="0"/>
        <w:rPr>
          <w:sz w:val="26"/>
        </w:rPr>
      </w:pPr>
      <w:r>
        <w:rPr>
          <w:szCs w:val="24"/>
        </w:rPr>
        <w:t xml:space="preserve">                </w:t>
      </w:r>
      <w:r w:rsidR="00F00378">
        <w:rPr>
          <w:szCs w:val="24"/>
        </w:rPr>
        <w:t xml:space="preserve"> </w:t>
      </w:r>
      <w:r>
        <w:rPr>
          <w:szCs w:val="24"/>
        </w:rPr>
        <w:t xml:space="preserve"> Figure 3.6               </w:t>
      </w:r>
      <w:r w:rsidR="000A255F">
        <w:rPr>
          <w:szCs w:val="24"/>
        </w:rPr>
        <w:t xml:space="preserve">Activity Diagram for </w:t>
      </w:r>
      <w:r w:rsidR="000A255F">
        <w:rPr>
          <w:sz w:val="26"/>
        </w:rPr>
        <w:t>Detection of stroke</w:t>
      </w:r>
    </w:p>
    <w:p w14:paraId="2102DDF0" w14:textId="0ACD2FB3" w:rsidR="00E21920" w:rsidRDefault="000A255F" w:rsidP="000A255F">
      <w:pPr>
        <w:tabs>
          <w:tab w:val="center" w:pos="1410"/>
          <w:tab w:val="center" w:pos="4784"/>
          <w:tab w:val="center" w:pos="8349"/>
        </w:tabs>
        <w:spacing w:after="21" w:line="360" w:lineRule="auto"/>
        <w:ind w:left="0" w:right="0" w:firstLine="0"/>
        <w:jc w:val="left"/>
        <w:rPr>
          <w:szCs w:val="24"/>
        </w:rPr>
      </w:pPr>
      <w:r>
        <w:rPr>
          <w:sz w:val="26"/>
        </w:rPr>
        <w:t xml:space="preserve">                                             disease using machine learning algorithms</w:t>
      </w:r>
      <w:r>
        <w:rPr>
          <w:szCs w:val="24"/>
        </w:rPr>
        <w:t xml:space="preserve">                     1</w:t>
      </w:r>
      <w:r w:rsidR="001B538B">
        <w:rPr>
          <w:szCs w:val="24"/>
        </w:rPr>
        <w:t>2</w:t>
      </w:r>
      <w:r>
        <w:rPr>
          <w:szCs w:val="24"/>
        </w:rPr>
        <w:t xml:space="preserve">     </w:t>
      </w:r>
    </w:p>
    <w:p w14:paraId="0608F132" w14:textId="77777777" w:rsidR="00E21920" w:rsidRDefault="00E21920" w:rsidP="00E21920">
      <w:pPr>
        <w:spacing w:line="360" w:lineRule="auto"/>
        <w:rPr>
          <w:szCs w:val="24"/>
        </w:rPr>
      </w:pPr>
    </w:p>
    <w:p w14:paraId="2019B6B3" w14:textId="77777777" w:rsidR="00E21920" w:rsidRDefault="00E21920" w:rsidP="00E21920">
      <w:pPr>
        <w:spacing w:line="360" w:lineRule="auto"/>
        <w:rPr>
          <w:szCs w:val="24"/>
        </w:rPr>
      </w:pPr>
    </w:p>
    <w:p w14:paraId="1582B8F6" w14:textId="77777777" w:rsidR="00E21920" w:rsidRDefault="00E21920" w:rsidP="00E21920">
      <w:pPr>
        <w:spacing w:line="360" w:lineRule="auto"/>
        <w:rPr>
          <w:szCs w:val="24"/>
        </w:rPr>
      </w:pPr>
    </w:p>
    <w:p w14:paraId="52FE773A" w14:textId="77777777" w:rsidR="00E21920" w:rsidRDefault="00E21920" w:rsidP="00E21920">
      <w:pPr>
        <w:spacing w:line="360" w:lineRule="auto"/>
        <w:ind w:left="0" w:firstLine="0"/>
        <w:rPr>
          <w:szCs w:val="24"/>
        </w:rPr>
      </w:pPr>
    </w:p>
    <w:p w14:paraId="5C741CD0" w14:textId="77777777" w:rsidR="00827286" w:rsidRDefault="00827286" w:rsidP="00055734">
      <w:pPr>
        <w:jc w:val="center"/>
        <w:rPr>
          <w:ins w:id="16" w:author="Ajay kumar Chigurla" w:date="2023-09-21T11:55:00Z"/>
          <w:b/>
          <w:bCs/>
        </w:rPr>
      </w:pPr>
    </w:p>
    <w:p w14:paraId="728A60C3" w14:textId="0F5574F2" w:rsidR="00055734" w:rsidRDefault="00055734" w:rsidP="00055734">
      <w:pPr>
        <w:jc w:val="center"/>
        <w:rPr>
          <w:b/>
          <w:bCs/>
        </w:rPr>
      </w:pPr>
      <w:r>
        <w:rPr>
          <w:b/>
          <w:bCs/>
        </w:rPr>
        <w:lastRenderedPageBreak/>
        <w:t>ii</w:t>
      </w:r>
    </w:p>
    <w:p w14:paraId="0730DF50" w14:textId="77777777" w:rsidR="00E21920" w:rsidRDefault="00E21920" w:rsidP="00E21920">
      <w:pPr>
        <w:spacing w:line="360" w:lineRule="auto"/>
      </w:pPr>
    </w:p>
    <w:p w14:paraId="017893E6" w14:textId="45345E91" w:rsidR="00055734" w:rsidRDefault="00AA2FE7" w:rsidP="00AA2FE7">
      <w:pPr>
        <w:spacing w:line="360" w:lineRule="auto"/>
        <w:ind w:left="0" w:firstLine="0"/>
      </w:pPr>
      <w:r>
        <w:t xml:space="preserve"> SCREENSHOT 5.11                  </w:t>
      </w:r>
      <w:r w:rsidR="00F00378">
        <w:t xml:space="preserve"> </w:t>
      </w:r>
      <w:r>
        <w:t xml:space="preserve"> X-axis represent names &amp; Y-axis represent accuracy                </w:t>
      </w:r>
      <w:r w:rsidR="00BA6246">
        <w:t>3</w:t>
      </w:r>
      <w:r w:rsidR="00F1186F">
        <w:t>2</w:t>
      </w:r>
      <w:r>
        <w:t xml:space="preserve">    </w:t>
      </w:r>
    </w:p>
    <w:p w14:paraId="543B14C9" w14:textId="77777777" w:rsidR="00055734" w:rsidRDefault="00055734" w:rsidP="00E21920">
      <w:pPr>
        <w:spacing w:line="360" w:lineRule="auto"/>
      </w:pPr>
    </w:p>
    <w:p w14:paraId="78F3C179" w14:textId="77777777" w:rsidR="00E21920" w:rsidRDefault="00E21920" w:rsidP="00E21920">
      <w:pPr>
        <w:spacing w:line="360" w:lineRule="auto"/>
      </w:pPr>
    </w:p>
    <w:p w14:paraId="3A522EC0" w14:textId="77777777" w:rsidR="00E21920" w:rsidRDefault="00E21920" w:rsidP="00E21920"/>
    <w:p w14:paraId="0DBEAD8A" w14:textId="221E0DC9" w:rsidR="008F3AEA" w:rsidRDefault="008F3AEA" w:rsidP="00055734">
      <w:pPr>
        <w:ind w:left="0" w:firstLine="0"/>
        <w:rPr>
          <w:b/>
          <w:bCs/>
        </w:rPr>
      </w:pPr>
    </w:p>
    <w:p w14:paraId="7DD855E3" w14:textId="4F8E6E81" w:rsidR="00E21920" w:rsidRDefault="00E21920" w:rsidP="008F3AEA">
      <w:pPr>
        <w:rPr>
          <w:b/>
          <w:bCs/>
        </w:rPr>
      </w:pPr>
    </w:p>
    <w:p w14:paraId="6F63D302" w14:textId="77777777" w:rsidR="00E21920" w:rsidRDefault="00E21920" w:rsidP="00E21920"/>
    <w:tbl>
      <w:tblPr>
        <w:tblStyle w:val="TableGrid"/>
        <w:tblpPr w:leftFromText="180" w:rightFromText="180" w:vertAnchor="page" w:horzAnchor="margin" w:tblpY="2091"/>
        <w:tblW w:w="96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94"/>
        <w:gridCol w:w="5924"/>
        <w:gridCol w:w="1359"/>
      </w:tblGrid>
      <w:tr w:rsidR="008F3AEA" w14:paraId="4679DF2E" w14:textId="77777777" w:rsidTr="008F3AEA">
        <w:trPr>
          <w:trHeight w:val="399"/>
        </w:trPr>
        <w:tc>
          <w:tcPr>
            <w:tcW w:w="2394" w:type="dxa"/>
          </w:tcPr>
          <w:p w14:paraId="5EBCA0C6" w14:textId="77777777" w:rsidR="008F3AEA" w:rsidRDefault="008F3AEA" w:rsidP="008F3AEA">
            <w:pPr>
              <w:spacing w:after="287" w:line="360" w:lineRule="auto"/>
              <w:ind w:left="0" w:right="0" w:firstLine="0"/>
              <w:rPr>
                <w:b/>
                <w:szCs w:val="24"/>
              </w:rPr>
            </w:pPr>
          </w:p>
          <w:p w14:paraId="0570B3DC" w14:textId="77777777" w:rsidR="008F3AEA" w:rsidRDefault="008F3AEA" w:rsidP="00755684">
            <w:pPr>
              <w:spacing w:after="287" w:line="360" w:lineRule="auto"/>
              <w:ind w:left="0" w:right="0" w:firstLine="0"/>
              <w:rPr>
                <w:b/>
                <w:szCs w:val="24"/>
              </w:rPr>
            </w:pPr>
          </w:p>
          <w:p w14:paraId="4FB0AFED" w14:textId="77777777" w:rsidR="008F3AEA" w:rsidRDefault="008F3AEA" w:rsidP="008F3AEA">
            <w:pPr>
              <w:spacing w:after="287" w:line="360" w:lineRule="auto"/>
              <w:ind w:left="0" w:right="0" w:firstLine="0"/>
              <w:rPr>
                <w:b/>
                <w:szCs w:val="24"/>
              </w:rPr>
            </w:pPr>
            <w:r>
              <w:rPr>
                <w:b/>
                <w:szCs w:val="24"/>
              </w:rPr>
              <w:t>SCREENSHOT NO</w:t>
            </w:r>
          </w:p>
        </w:tc>
        <w:tc>
          <w:tcPr>
            <w:tcW w:w="5924" w:type="dxa"/>
            <w:vAlign w:val="center"/>
          </w:tcPr>
          <w:p w14:paraId="4859E8FE" w14:textId="33DEEB59" w:rsidR="008F3AEA" w:rsidRDefault="008F3AEA" w:rsidP="008F3AEA">
            <w:pPr>
              <w:spacing w:after="287" w:line="360" w:lineRule="auto"/>
              <w:ind w:left="0" w:right="0" w:firstLine="0"/>
              <w:rPr>
                <w:b/>
                <w:szCs w:val="24"/>
              </w:rPr>
            </w:pPr>
            <w:r>
              <w:rPr>
                <w:b/>
                <w:szCs w:val="24"/>
              </w:rPr>
              <w:t xml:space="preserve">                </w:t>
            </w:r>
            <w:r>
              <w:rPr>
                <w:b/>
                <w:sz w:val="28"/>
                <w:szCs w:val="28"/>
              </w:rPr>
              <w:t>LIST OF SCREENSHOTS</w:t>
            </w:r>
          </w:p>
          <w:p w14:paraId="3C4C4692" w14:textId="77777777" w:rsidR="008F3AEA" w:rsidRDefault="008F3AEA" w:rsidP="008F3AEA">
            <w:pPr>
              <w:spacing w:after="287" w:line="360" w:lineRule="auto"/>
              <w:ind w:left="0" w:right="0" w:firstLine="0"/>
              <w:rPr>
                <w:b/>
                <w:szCs w:val="24"/>
              </w:rPr>
            </w:pPr>
          </w:p>
          <w:p w14:paraId="553C10E6" w14:textId="77777777" w:rsidR="008F3AEA" w:rsidRDefault="008F3AEA" w:rsidP="008F3AEA">
            <w:pPr>
              <w:spacing w:after="287" w:line="360" w:lineRule="auto"/>
              <w:ind w:left="0" w:right="0" w:firstLine="0"/>
              <w:jc w:val="center"/>
              <w:rPr>
                <w:b/>
                <w:szCs w:val="24"/>
              </w:rPr>
            </w:pPr>
            <w:r>
              <w:rPr>
                <w:b/>
                <w:szCs w:val="24"/>
              </w:rPr>
              <w:t>SCREENSHOT NAME</w:t>
            </w:r>
          </w:p>
        </w:tc>
        <w:tc>
          <w:tcPr>
            <w:tcW w:w="1359" w:type="dxa"/>
          </w:tcPr>
          <w:p w14:paraId="7C613ACB" w14:textId="4A153339" w:rsidR="008F3AEA" w:rsidRDefault="008F3AEA" w:rsidP="008F3AEA">
            <w:pPr>
              <w:spacing w:after="287" w:line="360" w:lineRule="auto"/>
              <w:ind w:left="0" w:right="0" w:firstLine="0"/>
              <w:rPr>
                <w:b/>
                <w:szCs w:val="24"/>
              </w:rPr>
            </w:pPr>
          </w:p>
          <w:p w14:paraId="39196586" w14:textId="77777777" w:rsidR="008F3AEA" w:rsidRDefault="008F3AEA" w:rsidP="008F3AEA">
            <w:pPr>
              <w:spacing w:after="287" w:line="360" w:lineRule="auto"/>
              <w:ind w:left="0" w:right="0" w:firstLine="0"/>
              <w:rPr>
                <w:b/>
                <w:szCs w:val="24"/>
              </w:rPr>
            </w:pPr>
          </w:p>
          <w:p w14:paraId="1E588F30" w14:textId="77777777" w:rsidR="008F3AEA" w:rsidRDefault="008F3AEA" w:rsidP="008F3AEA">
            <w:pPr>
              <w:spacing w:after="287" w:line="360" w:lineRule="auto"/>
              <w:ind w:left="0" w:right="0" w:firstLine="0"/>
              <w:jc w:val="center"/>
              <w:rPr>
                <w:b/>
                <w:szCs w:val="24"/>
              </w:rPr>
            </w:pPr>
            <w:r>
              <w:rPr>
                <w:b/>
                <w:szCs w:val="24"/>
              </w:rPr>
              <w:t>PAGE NO</w:t>
            </w:r>
          </w:p>
        </w:tc>
      </w:tr>
      <w:tr w:rsidR="008F3AEA" w14:paraId="14DE5588" w14:textId="77777777" w:rsidTr="008F3AEA">
        <w:trPr>
          <w:trHeight w:val="630"/>
        </w:trPr>
        <w:tc>
          <w:tcPr>
            <w:tcW w:w="2394" w:type="dxa"/>
          </w:tcPr>
          <w:p w14:paraId="4C73D122" w14:textId="77777777" w:rsidR="008F3AEA" w:rsidRDefault="008F3AEA" w:rsidP="008F3AEA">
            <w:pPr>
              <w:spacing w:after="287" w:line="360" w:lineRule="auto"/>
              <w:ind w:left="0" w:right="0" w:firstLine="0"/>
              <w:jc w:val="left"/>
              <w:rPr>
                <w:szCs w:val="24"/>
              </w:rPr>
            </w:pPr>
            <w:r>
              <w:rPr>
                <w:szCs w:val="24"/>
              </w:rPr>
              <w:t>SCREENSHOT  5.1</w:t>
            </w:r>
          </w:p>
        </w:tc>
        <w:tc>
          <w:tcPr>
            <w:tcW w:w="5924" w:type="dxa"/>
            <w:vAlign w:val="center"/>
          </w:tcPr>
          <w:p w14:paraId="329CE0C0" w14:textId="45A7C465" w:rsidR="00055734" w:rsidRPr="00863B03" w:rsidRDefault="00055734" w:rsidP="000A255F">
            <w:pPr>
              <w:ind w:left="0" w:firstLine="0"/>
              <w:rPr>
                <w:rFonts w:eastAsia="Calibri"/>
                <w:szCs w:val="24"/>
              </w:rPr>
            </w:pPr>
            <w:r w:rsidRPr="00863B03">
              <w:rPr>
                <w:rFonts w:eastAsia="Calibri"/>
                <w:szCs w:val="24"/>
              </w:rPr>
              <w:t xml:space="preserve">          </w:t>
            </w:r>
            <w:r w:rsidR="000A255F" w:rsidRPr="00863B03">
              <w:rPr>
                <w:rFonts w:eastAsia="Calibri"/>
                <w:szCs w:val="24"/>
              </w:rPr>
              <w:t>Click on ‘Upload Stroke Dataset’ to upload</w:t>
            </w:r>
          </w:p>
          <w:p w14:paraId="122AF4FF" w14:textId="44BC6DD2" w:rsidR="008F3AEA" w:rsidRPr="00863B03" w:rsidRDefault="000A255F" w:rsidP="00055734">
            <w:pPr>
              <w:ind w:left="0" w:firstLine="0"/>
              <w:rPr>
                <w:rFonts w:eastAsia="Calibri"/>
                <w:szCs w:val="24"/>
              </w:rPr>
            </w:pPr>
            <w:r w:rsidRPr="00863B03">
              <w:rPr>
                <w:rFonts w:eastAsia="Calibri"/>
                <w:szCs w:val="24"/>
              </w:rPr>
              <w:t xml:space="preserve"> </w:t>
            </w:r>
            <w:r w:rsidR="00055734" w:rsidRPr="00863B03">
              <w:rPr>
                <w:rFonts w:eastAsia="Calibri"/>
                <w:szCs w:val="24"/>
              </w:rPr>
              <w:t xml:space="preserve">          </w:t>
            </w:r>
            <w:r w:rsidRPr="00863B03">
              <w:rPr>
                <w:rFonts w:eastAsia="Calibri"/>
                <w:szCs w:val="24"/>
              </w:rPr>
              <w:t>dataset.</w:t>
            </w:r>
          </w:p>
        </w:tc>
        <w:tc>
          <w:tcPr>
            <w:tcW w:w="1359" w:type="dxa"/>
          </w:tcPr>
          <w:p w14:paraId="1505A6D7" w14:textId="5F8A9BF2" w:rsidR="008F3AEA" w:rsidRDefault="00BA6246" w:rsidP="008F3AEA">
            <w:pPr>
              <w:spacing w:after="287" w:line="360" w:lineRule="auto"/>
              <w:ind w:left="0" w:right="0" w:firstLine="0"/>
              <w:jc w:val="center"/>
              <w:rPr>
                <w:bCs/>
                <w:szCs w:val="24"/>
              </w:rPr>
            </w:pPr>
            <w:r>
              <w:rPr>
                <w:bCs/>
                <w:szCs w:val="24"/>
              </w:rPr>
              <w:t>2</w:t>
            </w:r>
            <w:r w:rsidR="00F1186F">
              <w:rPr>
                <w:bCs/>
                <w:szCs w:val="24"/>
              </w:rPr>
              <w:t>2</w:t>
            </w:r>
          </w:p>
        </w:tc>
      </w:tr>
      <w:tr w:rsidR="008F3AEA" w14:paraId="306610FB" w14:textId="77777777" w:rsidTr="008F3AEA">
        <w:trPr>
          <w:trHeight w:val="399"/>
        </w:trPr>
        <w:tc>
          <w:tcPr>
            <w:tcW w:w="2394" w:type="dxa"/>
          </w:tcPr>
          <w:p w14:paraId="30840A90" w14:textId="77777777" w:rsidR="008F3AEA" w:rsidRDefault="008F3AEA" w:rsidP="008F3AEA">
            <w:pPr>
              <w:spacing w:after="287" w:line="360" w:lineRule="auto"/>
              <w:ind w:left="0" w:right="0" w:firstLine="0"/>
              <w:jc w:val="left"/>
              <w:rPr>
                <w:b/>
                <w:szCs w:val="24"/>
              </w:rPr>
            </w:pPr>
            <w:r>
              <w:rPr>
                <w:szCs w:val="24"/>
              </w:rPr>
              <w:t>SCREENSHOT  5.2</w:t>
            </w:r>
          </w:p>
        </w:tc>
        <w:tc>
          <w:tcPr>
            <w:tcW w:w="5924" w:type="dxa"/>
            <w:vAlign w:val="center"/>
          </w:tcPr>
          <w:p w14:paraId="54960D14" w14:textId="78C393C6" w:rsidR="008F3AEA" w:rsidRPr="00863B03" w:rsidRDefault="00055734" w:rsidP="00055734">
            <w:pPr>
              <w:autoSpaceDE w:val="0"/>
              <w:autoSpaceDN w:val="0"/>
              <w:adjustRightInd w:val="0"/>
              <w:spacing w:after="0" w:line="360" w:lineRule="auto"/>
              <w:ind w:left="0" w:firstLine="0"/>
              <w:jc w:val="left"/>
              <w:rPr>
                <w:b/>
                <w:szCs w:val="24"/>
              </w:rPr>
            </w:pPr>
            <w:r w:rsidRPr="00863B03">
              <w:rPr>
                <w:rFonts w:eastAsia="Calibri"/>
                <w:szCs w:val="24"/>
              </w:rPr>
              <w:t xml:space="preserve">          Click on ‘Open’ button to load dataset.</w:t>
            </w:r>
          </w:p>
        </w:tc>
        <w:tc>
          <w:tcPr>
            <w:tcW w:w="1359" w:type="dxa"/>
          </w:tcPr>
          <w:p w14:paraId="1B809F25" w14:textId="3BE8CFEC" w:rsidR="008F3AEA" w:rsidRDefault="00BA6246" w:rsidP="008F3AEA">
            <w:pPr>
              <w:spacing w:after="287" w:line="360" w:lineRule="auto"/>
              <w:ind w:left="0" w:right="0" w:firstLine="0"/>
              <w:jc w:val="center"/>
              <w:rPr>
                <w:bCs/>
                <w:szCs w:val="24"/>
              </w:rPr>
            </w:pPr>
            <w:r>
              <w:rPr>
                <w:bCs/>
                <w:szCs w:val="24"/>
              </w:rPr>
              <w:t>2</w:t>
            </w:r>
            <w:r w:rsidR="00F1186F">
              <w:rPr>
                <w:bCs/>
                <w:szCs w:val="24"/>
              </w:rPr>
              <w:t>3</w:t>
            </w:r>
          </w:p>
        </w:tc>
      </w:tr>
      <w:tr w:rsidR="008F3AEA" w14:paraId="1D8A85B9" w14:textId="77777777" w:rsidTr="008F3AEA">
        <w:trPr>
          <w:trHeight w:val="410"/>
        </w:trPr>
        <w:tc>
          <w:tcPr>
            <w:tcW w:w="2394" w:type="dxa"/>
          </w:tcPr>
          <w:p w14:paraId="56A62C0C" w14:textId="58F687C9" w:rsidR="008F3AEA" w:rsidRDefault="008F3AEA" w:rsidP="008F3AEA">
            <w:pPr>
              <w:spacing w:after="287" w:line="360" w:lineRule="auto"/>
              <w:ind w:left="0" w:right="0" w:firstLine="0"/>
              <w:jc w:val="left"/>
              <w:rPr>
                <w:b/>
                <w:szCs w:val="24"/>
              </w:rPr>
            </w:pPr>
            <w:proofErr w:type="gramStart"/>
            <w:r>
              <w:rPr>
                <w:szCs w:val="24"/>
              </w:rPr>
              <w:t>SCREENSHOT  5.3</w:t>
            </w:r>
            <w:proofErr w:type="gramEnd"/>
            <w:r w:rsidR="00055734">
              <w:rPr>
                <w:szCs w:val="24"/>
              </w:rPr>
              <w:t xml:space="preserve"> </w:t>
            </w:r>
          </w:p>
        </w:tc>
        <w:tc>
          <w:tcPr>
            <w:tcW w:w="5924" w:type="dxa"/>
            <w:vAlign w:val="center"/>
          </w:tcPr>
          <w:p w14:paraId="3FF4B169" w14:textId="7FCC2678" w:rsidR="008F3AEA" w:rsidRPr="00863B03" w:rsidRDefault="00055734" w:rsidP="00F66F39">
            <w:pPr>
              <w:autoSpaceDE w:val="0"/>
              <w:autoSpaceDN w:val="0"/>
              <w:adjustRightInd w:val="0"/>
              <w:spacing w:after="0" w:line="360" w:lineRule="auto"/>
              <w:jc w:val="left"/>
              <w:rPr>
                <w:b/>
                <w:szCs w:val="24"/>
              </w:rPr>
            </w:pPr>
            <w:r w:rsidRPr="00863B03">
              <w:rPr>
                <w:rFonts w:eastAsia="Calibri"/>
                <w:szCs w:val="24"/>
              </w:rPr>
              <w:t>Click on ‘Dataset Preprocessing &amp; Features Selection’ button to process dataset.</w:t>
            </w:r>
          </w:p>
        </w:tc>
        <w:tc>
          <w:tcPr>
            <w:tcW w:w="1359" w:type="dxa"/>
          </w:tcPr>
          <w:p w14:paraId="2946D5F3" w14:textId="008DCE25" w:rsidR="008F3AEA" w:rsidRDefault="008F3AEA" w:rsidP="008F3AEA">
            <w:pPr>
              <w:spacing w:after="287" w:line="360" w:lineRule="auto"/>
              <w:ind w:left="0" w:right="0" w:firstLine="0"/>
              <w:jc w:val="center"/>
              <w:rPr>
                <w:bCs/>
                <w:szCs w:val="24"/>
              </w:rPr>
            </w:pPr>
            <w:r>
              <w:rPr>
                <w:bCs/>
                <w:szCs w:val="24"/>
              </w:rPr>
              <w:t>2</w:t>
            </w:r>
            <w:r w:rsidR="00F1186F">
              <w:rPr>
                <w:bCs/>
                <w:szCs w:val="24"/>
              </w:rPr>
              <w:t>4</w:t>
            </w:r>
          </w:p>
        </w:tc>
      </w:tr>
      <w:tr w:rsidR="008F3AEA" w14:paraId="3073AE95" w14:textId="77777777" w:rsidTr="008F3AEA">
        <w:trPr>
          <w:trHeight w:val="399"/>
        </w:trPr>
        <w:tc>
          <w:tcPr>
            <w:tcW w:w="2394" w:type="dxa"/>
          </w:tcPr>
          <w:p w14:paraId="6638D7C1" w14:textId="77777777" w:rsidR="008F3AEA" w:rsidRDefault="008F3AEA" w:rsidP="008F3AEA">
            <w:pPr>
              <w:spacing w:after="287" w:line="360" w:lineRule="auto"/>
              <w:ind w:left="0" w:right="0" w:firstLine="0"/>
              <w:jc w:val="left"/>
              <w:rPr>
                <w:b/>
                <w:szCs w:val="24"/>
              </w:rPr>
            </w:pPr>
            <w:r>
              <w:rPr>
                <w:szCs w:val="24"/>
              </w:rPr>
              <w:t>SCREENSHOT  5.4</w:t>
            </w:r>
          </w:p>
        </w:tc>
        <w:tc>
          <w:tcPr>
            <w:tcW w:w="5924" w:type="dxa"/>
            <w:vAlign w:val="center"/>
          </w:tcPr>
          <w:p w14:paraId="2DBA073E" w14:textId="0AE92581" w:rsidR="008F3AEA" w:rsidRPr="00863B03" w:rsidRDefault="00755684" w:rsidP="008F3AEA">
            <w:pPr>
              <w:spacing w:after="287" w:line="360" w:lineRule="auto"/>
              <w:ind w:right="0"/>
              <w:jc w:val="left"/>
              <w:rPr>
                <w:b/>
                <w:szCs w:val="24"/>
              </w:rPr>
            </w:pPr>
            <w:r w:rsidRPr="00863B03">
              <w:rPr>
                <w:rFonts w:eastAsia="Calibri"/>
                <w:szCs w:val="24"/>
              </w:rPr>
              <w:t xml:space="preserve">Graph x-axis represents 0 &amp; </w:t>
            </w:r>
            <w:proofErr w:type="gramStart"/>
            <w:r w:rsidRPr="00863B03">
              <w:rPr>
                <w:rFonts w:eastAsia="Calibri"/>
                <w:szCs w:val="24"/>
              </w:rPr>
              <w:t>1,y</w:t>
            </w:r>
            <w:proofErr w:type="gramEnd"/>
            <w:r w:rsidRPr="00863B03">
              <w:rPr>
                <w:rFonts w:eastAsia="Calibri"/>
                <w:szCs w:val="24"/>
              </w:rPr>
              <w:t xml:space="preserve">-axis represents no </w:t>
            </w:r>
          </w:p>
        </w:tc>
        <w:tc>
          <w:tcPr>
            <w:tcW w:w="1359" w:type="dxa"/>
          </w:tcPr>
          <w:p w14:paraId="54B4A03A" w14:textId="79E13C7D" w:rsidR="008F3AEA" w:rsidRDefault="008F3AEA" w:rsidP="008F3AEA">
            <w:pPr>
              <w:spacing w:after="287" w:line="360" w:lineRule="auto"/>
              <w:ind w:left="0" w:right="0" w:firstLine="0"/>
              <w:jc w:val="center"/>
              <w:rPr>
                <w:bCs/>
                <w:szCs w:val="24"/>
              </w:rPr>
            </w:pPr>
            <w:r>
              <w:rPr>
                <w:bCs/>
                <w:szCs w:val="24"/>
              </w:rPr>
              <w:t>2</w:t>
            </w:r>
            <w:r w:rsidR="00F1186F">
              <w:rPr>
                <w:bCs/>
                <w:szCs w:val="24"/>
              </w:rPr>
              <w:t>5</w:t>
            </w:r>
          </w:p>
        </w:tc>
      </w:tr>
      <w:tr w:rsidR="008F3AEA" w14:paraId="26EFCF14" w14:textId="77777777" w:rsidTr="008F3AEA">
        <w:trPr>
          <w:trHeight w:val="410"/>
        </w:trPr>
        <w:tc>
          <w:tcPr>
            <w:tcW w:w="2394" w:type="dxa"/>
          </w:tcPr>
          <w:p w14:paraId="60FD57FA" w14:textId="77777777" w:rsidR="008F3AEA" w:rsidRDefault="008F3AEA" w:rsidP="008F3AEA">
            <w:pPr>
              <w:spacing w:after="287" w:line="360" w:lineRule="auto"/>
              <w:ind w:left="0" w:right="0" w:firstLine="0"/>
              <w:jc w:val="left"/>
              <w:rPr>
                <w:b/>
                <w:szCs w:val="24"/>
              </w:rPr>
            </w:pPr>
            <w:r>
              <w:rPr>
                <w:szCs w:val="24"/>
              </w:rPr>
              <w:t>SCREENSHOT  5.5</w:t>
            </w:r>
          </w:p>
        </w:tc>
        <w:tc>
          <w:tcPr>
            <w:tcW w:w="5924" w:type="dxa"/>
            <w:vAlign w:val="center"/>
          </w:tcPr>
          <w:p w14:paraId="72250774" w14:textId="193385CF" w:rsidR="008F3AEA" w:rsidRPr="00863B03" w:rsidRDefault="008F3AEA" w:rsidP="008F3AEA">
            <w:pPr>
              <w:autoSpaceDE w:val="0"/>
              <w:autoSpaceDN w:val="0"/>
              <w:adjustRightInd w:val="0"/>
              <w:spacing w:after="0" w:line="360" w:lineRule="auto"/>
              <w:jc w:val="left"/>
              <w:rPr>
                <w:b/>
                <w:szCs w:val="24"/>
              </w:rPr>
            </w:pPr>
            <w:r w:rsidRPr="00863B03">
              <w:rPr>
                <w:rFonts w:eastAsia="Calibri"/>
                <w:szCs w:val="24"/>
              </w:rPr>
              <w:t>Click on ‘</w:t>
            </w:r>
            <w:r w:rsidR="00755684" w:rsidRPr="00863B03">
              <w:rPr>
                <w:rFonts w:eastAsia="Calibri"/>
                <w:szCs w:val="24"/>
              </w:rPr>
              <w:t>Train Navie Bayes</w:t>
            </w:r>
            <w:r w:rsidRPr="00863B03">
              <w:rPr>
                <w:rFonts w:eastAsia="Calibri"/>
                <w:szCs w:val="24"/>
              </w:rPr>
              <w:t xml:space="preserve"> Algorithm’ button  </w:t>
            </w:r>
          </w:p>
        </w:tc>
        <w:tc>
          <w:tcPr>
            <w:tcW w:w="1359" w:type="dxa"/>
          </w:tcPr>
          <w:p w14:paraId="119BF417" w14:textId="67E82281" w:rsidR="008F3AEA" w:rsidRDefault="008F3AEA" w:rsidP="008F3AEA">
            <w:pPr>
              <w:spacing w:after="287" w:line="360" w:lineRule="auto"/>
              <w:ind w:left="0" w:right="0" w:firstLine="0"/>
              <w:jc w:val="center"/>
              <w:rPr>
                <w:bCs/>
                <w:szCs w:val="24"/>
              </w:rPr>
            </w:pPr>
            <w:r>
              <w:rPr>
                <w:bCs/>
                <w:szCs w:val="24"/>
              </w:rPr>
              <w:t>2</w:t>
            </w:r>
            <w:r w:rsidR="00F1186F">
              <w:rPr>
                <w:bCs/>
                <w:szCs w:val="24"/>
              </w:rPr>
              <w:t>6</w:t>
            </w:r>
          </w:p>
        </w:tc>
      </w:tr>
      <w:tr w:rsidR="008F3AEA" w14:paraId="5167AC6C" w14:textId="77777777" w:rsidTr="008F3AEA">
        <w:trPr>
          <w:trHeight w:val="988"/>
        </w:trPr>
        <w:tc>
          <w:tcPr>
            <w:tcW w:w="2394" w:type="dxa"/>
          </w:tcPr>
          <w:p w14:paraId="58E7F8FF" w14:textId="77777777" w:rsidR="008F3AEA" w:rsidRDefault="008F3AEA" w:rsidP="008F3AEA">
            <w:pPr>
              <w:spacing w:after="287" w:line="360" w:lineRule="auto"/>
              <w:ind w:left="0" w:right="0" w:firstLine="0"/>
              <w:jc w:val="left"/>
              <w:rPr>
                <w:b/>
                <w:szCs w:val="24"/>
              </w:rPr>
            </w:pPr>
            <w:r>
              <w:rPr>
                <w:szCs w:val="24"/>
              </w:rPr>
              <w:t>SCREENSHOT  5.6</w:t>
            </w:r>
          </w:p>
        </w:tc>
        <w:tc>
          <w:tcPr>
            <w:tcW w:w="5924" w:type="dxa"/>
            <w:vAlign w:val="center"/>
          </w:tcPr>
          <w:p w14:paraId="56483A75" w14:textId="44C40340" w:rsidR="008F3AEA" w:rsidRPr="00863B03" w:rsidRDefault="008F3AEA" w:rsidP="008F3AEA">
            <w:pPr>
              <w:autoSpaceDE w:val="0"/>
              <w:autoSpaceDN w:val="0"/>
              <w:adjustRightInd w:val="0"/>
              <w:spacing w:after="0" w:line="360" w:lineRule="auto"/>
              <w:jc w:val="left"/>
              <w:rPr>
                <w:b/>
                <w:szCs w:val="24"/>
              </w:rPr>
            </w:pPr>
            <w:r w:rsidRPr="00863B03">
              <w:rPr>
                <w:rFonts w:eastAsia="Calibri"/>
                <w:szCs w:val="24"/>
              </w:rPr>
              <w:t>Click on ‘</w:t>
            </w:r>
            <w:r w:rsidR="00755684" w:rsidRPr="00863B03">
              <w:rPr>
                <w:rFonts w:eastAsia="Calibri"/>
                <w:szCs w:val="24"/>
              </w:rPr>
              <w:t>Train J48</w:t>
            </w:r>
            <w:r w:rsidRPr="00863B03">
              <w:rPr>
                <w:rFonts w:eastAsia="Calibri"/>
                <w:szCs w:val="24"/>
              </w:rPr>
              <w:t xml:space="preserve"> Algorithm’ button</w:t>
            </w:r>
          </w:p>
        </w:tc>
        <w:tc>
          <w:tcPr>
            <w:tcW w:w="1359" w:type="dxa"/>
          </w:tcPr>
          <w:p w14:paraId="2BF782F5" w14:textId="15B21D65" w:rsidR="008F3AEA" w:rsidRDefault="008F3AEA" w:rsidP="008F3AEA">
            <w:pPr>
              <w:spacing w:after="287" w:line="360" w:lineRule="auto"/>
              <w:ind w:left="0" w:right="0" w:firstLine="0"/>
              <w:jc w:val="center"/>
              <w:rPr>
                <w:bCs/>
                <w:szCs w:val="24"/>
              </w:rPr>
            </w:pPr>
            <w:r>
              <w:rPr>
                <w:bCs/>
                <w:szCs w:val="24"/>
              </w:rPr>
              <w:t>2</w:t>
            </w:r>
            <w:r w:rsidR="00F1186F">
              <w:rPr>
                <w:bCs/>
                <w:szCs w:val="24"/>
              </w:rPr>
              <w:t>7</w:t>
            </w:r>
          </w:p>
        </w:tc>
      </w:tr>
      <w:tr w:rsidR="008F3AEA" w14:paraId="5C98413A" w14:textId="77777777" w:rsidTr="008F3AEA">
        <w:trPr>
          <w:trHeight w:val="399"/>
        </w:trPr>
        <w:tc>
          <w:tcPr>
            <w:tcW w:w="2394" w:type="dxa"/>
          </w:tcPr>
          <w:p w14:paraId="114E86A6" w14:textId="77777777" w:rsidR="008F3AEA" w:rsidRDefault="008F3AEA" w:rsidP="008F3AEA">
            <w:pPr>
              <w:spacing w:after="287" w:line="360" w:lineRule="auto"/>
              <w:ind w:left="0" w:right="0" w:firstLine="0"/>
              <w:jc w:val="left"/>
              <w:rPr>
                <w:b/>
                <w:szCs w:val="24"/>
              </w:rPr>
            </w:pPr>
            <w:r>
              <w:rPr>
                <w:szCs w:val="24"/>
              </w:rPr>
              <w:t>SCREENSHOT  5.7</w:t>
            </w:r>
          </w:p>
        </w:tc>
        <w:tc>
          <w:tcPr>
            <w:tcW w:w="5924" w:type="dxa"/>
            <w:vAlign w:val="center"/>
          </w:tcPr>
          <w:p w14:paraId="0C9058DD" w14:textId="4F23EB55" w:rsidR="008F3AEA" w:rsidRPr="00863B03" w:rsidRDefault="00755684" w:rsidP="008F3AEA">
            <w:pPr>
              <w:autoSpaceDE w:val="0"/>
              <w:autoSpaceDN w:val="0"/>
              <w:adjustRightInd w:val="0"/>
              <w:spacing w:after="0" w:line="360" w:lineRule="auto"/>
              <w:jc w:val="left"/>
              <w:rPr>
                <w:b/>
                <w:szCs w:val="24"/>
              </w:rPr>
            </w:pPr>
            <w:r w:rsidRPr="00863B03">
              <w:rPr>
                <w:rFonts w:eastAsia="Calibri"/>
                <w:szCs w:val="24"/>
              </w:rPr>
              <w:t>“Run KNN Algorithm” button</w:t>
            </w:r>
          </w:p>
        </w:tc>
        <w:tc>
          <w:tcPr>
            <w:tcW w:w="1359" w:type="dxa"/>
          </w:tcPr>
          <w:p w14:paraId="18ADBF80" w14:textId="438E8B44" w:rsidR="008F3AEA" w:rsidRDefault="008F3AEA" w:rsidP="008F3AEA">
            <w:pPr>
              <w:spacing w:after="287" w:line="360" w:lineRule="auto"/>
              <w:ind w:left="0" w:right="0" w:firstLine="0"/>
              <w:jc w:val="center"/>
              <w:rPr>
                <w:bCs/>
                <w:szCs w:val="24"/>
              </w:rPr>
            </w:pPr>
            <w:r>
              <w:rPr>
                <w:bCs/>
                <w:szCs w:val="24"/>
              </w:rPr>
              <w:t>2</w:t>
            </w:r>
            <w:r w:rsidR="00F1186F">
              <w:rPr>
                <w:bCs/>
                <w:szCs w:val="24"/>
              </w:rPr>
              <w:t>8</w:t>
            </w:r>
          </w:p>
        </w:tc>
      </w:tr>
      <w:tr w:rsidR="008F3AEA" w14:paraId="3D3B245A" w14:textId="77777777" w:rsidTr="008F3AEA">
        <w:trPr>
          <w:trHeight w:val="399"/>
        </w:trPr>
        <w:tc>
          <w:tcPr>
            <w:tcW w:w="2394" w:type="dxa"/>
          </w:tcPr>
          <w:p w14:paraId="580B42F5" w14:textId="77777777" w:rsidR="008F3AEA" w:rsidRDefault="008F3AEA" w:rsidP="008F3AEA">
            <w:pPr>
              <w:spacing w:after="287" w:line="360" w:lineRule="auto"/>
              <w:ind w:left="0" w:right="0" w:firstLine="0"/>
              <w:jc w:val="left"/>
              <w:rPr>
                <w:b/>
                <w:szCs w:val="24"/>
              </w:rPr>
            </w:pPr>
            <w:r>
              <w:rPr>
                <w:szCs w:val="24"/>
              </w:rPr>
              <w:t>SCREENSHOT  5.8</w:t>
            </w:r>
          </w:p>
        </w:tc>
        <w:tc>
          <w:tcPr>
            <w:tcW w:w="5924" w:type="dxa"/>
            <w:vAlign w:val="center"/>
          </w:tcPr>
          <w:p w14:paraId="431498A1" w14:textId="7BE8DA00" w:rsidR="008F3AEA" w:rsidRPr="00863B03" w:rsidRDefault="00AA2FE7" w:rsidP="008F3AEA">
            <w:pPr>
              <w:autoSpaceDE w:val="0"/>
              <w:autoSpaceDN w:val="0"/>
              <w:adjustRightInd w:val="0"/>
              <w:spacing w:after="0" w:line="360" w:lineRule="auto"/>
              <w:jc w:val="left"/>
              <w:rPr>
                <w:b/>
                <w:szCs w:val="24"/>
              </w:rPr>
            </w:pPr>
            <w:r w:rsidRPr="00863B03">
              <w:rPr>
                <w:rFonts w:eastAsia="Calibri"/>
                <w:szCs w:val="24"/>
              </w:rPr>
              <w:t>“Run Random Forest Algorithm” button</w:t>
            </w:r>
          </w:p>
        </w:tc>
        <w:tc>
          <w:tcPr>
            <w:tcW w:w="1359" w:type="dxa"/>
          </w:tcPr>
          <w:p w14:paraId="08303A59" w14:textId="69609376" w:rsidR="008F3AEA" w:rsidRDefault="00F1186F" w:rsidP="008F3AEA">
            <w:pPr>
              <w:spacing w:after="287" w:line="360" w:lineRule="auto"/>
              <w:ind w:left="0" w:right="0" w:firstLine="0"/>
              <w:jc w:val="center"/>
              <w:rPr>
                <w:bCs/>
                <w:szCs w:val="24"/>
              </w:rPr>
            </w:pPr>
            <w:r>
              <w:rPr>
                <w:bCs/>
                <w:szCs w:val="24"/>
              </w:rPr>
              <w:t>29</w:t>
            </w:r>
          </w:p>
        </w:tc>
      </w:tr>
      <w:tr w:rsidR="008F3AEA" w14:paraId="22C633E9" w14:textId="77777777" w:rsidTr="008F3AEA">
        <w:trPr>
          <w:trHeight w:val="399"/>
        </w:trPr>
        <w:tc>
          <w:tcPr>
            <w:tcW w:w="2394" w:type="dxa"/>
          </w:tcPr>
          <w:p w14:paraId="20EE5721" w14:textId="77777777" w:rsidR="008F3AEA" w:rsidRDefault="008F3AEA" w:rsidP="008F3AEA">
            <w:pPr>
              <w:spacing w:after="287" w:line="360" w:lineRule="auto"/>
              <w:ind w:left="0" w:right="0" w:firstLine="0"/>
              <w:jc w:val="left"/>
              <w:rPr>
                <w:b/>
                <w:szCs w:val="24"/>
              </w:rPr>
            </w:pPr>
            <w:r>
              <w:rPr>
                <w:szCs w:val="24"/>
              </w:rPr>
              <w:t>SCREENSHOT 5.9</w:t>
            </w:r>
          </w:p>
        </w:tc>
        <w:tc>
          <w:tcPr>
            <w:tcW w:w="5924" w:type="dxa"/>
            <w:vAlign w:val="center"/>
          </w:tcPr>
          <w:p w14:paraId="72915CEF" w14:textId="34BEEC0A" w:rsidR="008F3AEA" w:rsidRPr="00863B03" w:rsidRDefault="00AA2FE7" w:rsidP="008F3AEA">
            <w:pPr>
              <w:autoSpaceDE w:val="0"/>
              <w:autoSpaceDN w:val="0"/>
              <w:adjustRightInd w:val="0"/>
              <w:spacing w:after="0" w:line="360" w:lineRule="auto"/>
              <w:jc w:val="left"/>
              <w:rPr>
                <w:b/>
                <w:szCs w:val="24"/>
              </w:rPr>
            </w:pPr>
            <w:r w:rsidRPr="00863B03">
              <w:rPr>
                <w:rFonts w:eastAsia="Calibri"/>
                <w:szCs w:val="24"/>
              </w:rPr>
              <w:t>“Run KNN Algorithm” button</w:t>
            </w:r>
          </w:p>
        </w:tc>
        <w:tc>
          <w:tcPr>
            <w:tcW w:w="1359" w:type="dxa"/>
          </w:tcPr>
          <w:p w14:paraId="4DA735C2" w14:textId="357EB0C5" w:rsidR="008F3AEA" w:rsidRDefault="00BA6246" w:rsidP="008F3AEA">
            <w:pPr>
              <w:spacing w:after="287" w:line="360" w:lineRule="auto"/>
              <w:ind w:left="0" w:right="0" w:firstLine="0"/>
              <w:jc w:val="center"/>
              <w:rPr>
                <w:bCs/>
                <w:szCs w:val="24"/>
              </w:rPr>
            </w:pPr>
            <w:r>
              <w:rPr>
                <w:bCs/>
                <w:szCs w:val="24"/>
              </w:rPr>
              <w:t>3</w:t>
            </w:r>
            <w:r w:rsidR="00F1186F">
              <w:rPr>
                <w:bCs/>
                <w:szCs w:val="24"/>
              </w:rPr>
              <w:t>0</w:t>
            </w:r>
          </w:p>
        </w:tc>
      </w:tr>
      <w:tr w:rsidR="008F3AEA" w14:paraId="7244ED4C" w14:textId="77777777" w:rsidTr="008F3AEA">
        <w:trPr>
          <w:trHeight w:val="399"/>
        </w:trPr>
        <w:tc>
          <w:tcPr>
            <w:tcW w:w="2394" w:type="dxa"/>
          </w:tcPr>
          <w:p w14:paraId="28C242B8" w14:textId="77777777" w:rsidR="008F3AEA" w:rsidRDefault="008F3AEA" w:rsidP="008F3AEA">
            <w:pPr>
              <w:spacing w:after="287" w:line="360" w:lineRule="auto"/>
              <w:ind w:left="0" w:right="0" w:firstLine="0"/>
              <w:jc w:val="left"/>
              <w:rPr>
                <w:b/>
                <w:szCs w:val="24"/>
              </w:rPr>
            </w:pPr>
            <w:r>
              <w:rPr>
                <w:szCs w:val="24"/>
              </w:rPr>
              <w:t>SCREENSHOT 5.10</w:t>
            </w:r>
          </w:p>
        </w:tc>
        <w:tc>
          <w:tcPr>
            <w:tcW w:w="5924" w:type="dxa"/>
            <w:vAlign w:val="center"/>
          </w:tcPr>
          <w:p w14:paraId="3F8654DA" w14:textId="07EF6CE3" w:rsidR="008F3AEA" w:rsidRPr="00863B03" w:rsidRDefault="008F3AEA" w:rsidP="008F3AEA">
            <w:pPr>
              <w:spacing w:after="287" w:line="360" w:lineRule="auto"/>
              <w:ind w:left="0" w:right="0" w:firstLine="0"/>
              <w:jc w:val="left"/>
              <w:rPr>
                <w:szCs w:val="24"/>
              </w:rPr>
            </w:pPr>
            <w:r w:rsidRPr="00863B03">
              <w:rPr>
                <w:szCs w:val="24"/>
              </w:rPr>
              <w:t xml:space="preserve">            </w:t>
            </w:r>
            <w:r w:rsidR="00AA2FE7" w:rsidRPr="00863B03">
              <w:rPr>
                <w:szCs w:val="24"/>
              </w:rPr>
              <w:t>Click on “Comparison Graph” button</w:t>
            </w:r>
          </w:p>
        </w:tc>
        <w:tc>
          <w:tcPr>
            <w:tcW w:w="1359" w:type="dxa"/>
          </w:tcPr>
          <w:p w14:paraId="1F71F807" w14:textId="1A0EF0F5" w:rsidR="008F3AEA" w:rsidRDefault="00BA6246" w:rsidP="008F3AEA">
            <w:pPr>
              <w:spacing w:after="287" w:line="360" w:lineRule="auto"/>
              <w:ind w:left="0" w:right="0" w:firstLine="0"/>
              <w:jc w:val="center"/>
              <w:rPr>
                <w:bCs/>
                <w:szCs w:val="24"/>
              </w:rPr>
            </w:pPr>
            <w:r>
              <w:rPr>
                <w:bCs/>
                <w:szCs w:val="24"/>
              </w:rPr>
              <w:t>3</w:t>
            </w:r>
            <w:r w:rsidR="00F1186F">
              <w:rPr>
                <w:bCs/>
                <w:szCs w:val="24"/>
              </w:rPr>
              <w:t>1</w:t>
            </w:r>
          </w:p>
        </w:tc>
      </w:tr>
    </w:tbl>
    <w:p w14:paraId="3F33C20C" w14:textId="77777777" w:rsidR="00E21920" w:rsidRDefault="00E21920" w:rsidP="00755684">
      <w:pPr>
        <w:ind w:left="0" w:firstLine="0"/>
      </w:pPr>
    </w:p>
    <w:p w14:paraId="5E7F83D6" w14:textId="77777777" w:rsidR="00377820" w:rsidRDefault="00377820" w:rsidP="008F3AEA">
      <w:pPr>
        <w:ind w:leftChars="395" w:left="948" w:firstLineChars="1443" w:firstLine="3477"/>
        <w:rPr>
          <w:ins w:id="17" w:author="Ajay kumar Chigurla" w:date="2023-09-21T11:55:00Z"/>
          <w:b/>
          <w:bCs/>
        </w:rPr>
      </w:pPr>
    </w:p>
    <w:p w14:paraId="25EDFD58" w14:textId="69D2FEA2" w:rsidR="008F3AEA" w:rsidRDefault="008F3AEA" w:rsidP="008F3AEA">
      <w:pPr>
        <w:ind w:leftChars="395" w:left="948" w:firstLineChars="1443" w:firstLine="3477"/>
        <w:rPr>
          <w:b/>
          <w:bCs/>
        </w:rPr>
      </w:pPr>
      <w:r>
        <w:rPr>
          <w:b/>
          <w:bCs/>
        </w:rPr>
        <w:lastRenderedPageBreak/>
        <w:t>iii</w:t>
      </w:r>
    </w:p>
    <w:p w14:paraId="799EB4CF" w14:textId="77777777" w:rsidR="008F3AEA" w:rsidRDefault="008F3AEA" w:rsidP="008F3AEA">
      <w:pPr>
        <w:ind w:leftChars="395" w:left="948" w:firstLineChars="1443" w:firstLine="3477"/>
        <w:rPr>
          <w:b/>
          <w:bCs/>
        </w:rPr>
      </w:pPr>
    </w:p>
    <w:p w14:paraId="52C03A19" w14:textId="77777777" w:rsidR="008F3AEA" w:rsidRDefault="008F3AEA" w:rsidP="008F3AEA">
      <w:pPr>
        <w:tabs>
          <w:tab w:val="center" w:pos="281"/>
          <w:tab w:val="center" w:pos="5146"/>
        </w:tabs>
        <w:spacing w:after="0" w:line="259" w:lineRule="auto"/>
        <w:ind w:left="0" w:right="0" w:firstLineChars="800" w:firstLine="2570"/>
        <w:jc w:val="left"/>
      </w:pPr>
      <w:r>
        <w:rPr>
          <w:b/>
          <w:sz w:val="32"/>
        </w:rPr>
        <w:t xml:space="preserve">TABLE OF CONTENTS </w:t>
      </w:r>
    </w:p>
    <w:p w14:paraId="3381A8C0" w14:textId="77777777" w:rsidR="008F3AEA" w:rsidRDefault="008F3AEA" w:rsidP="008F3AEA">
      <w:pPr>
        <w:ind w:left="0" w:firstLine="0"/>
      </w:pPr>
    </w:p>
    <w:p w14:paraId="3FA81D20" w14:textId="77777777" w:rsidR="00E21920" w:rsidRDefault="00E21920" w:rsidP="008F3AEA">
      <w:pPr>
        <w:ind w:left="0" w:firstLine="0"/>
      </w:pPr>
    </w:p>
    <w:p w14:paraId="5E456BE4" w14:textId="77777777" w:rsidR="008F3AEA" w:rsidRDefault="008F3AEA" w:rsidP="008F3AEA">
      <w:pPr>
        <w:tabs>
          <w:tab w:val="center" w:pos="1645"/>
          <w:tab w:val="center" w:pos="8891"/>
        </w:tabs>
        <w:spacing w:after="160" w:line="259" w:lineRule="auto"/>
        <w:ind w:left="0" w:right="0" w:firstLine="0"/>
        <w:jc w:val="left"/>
      </w:pPr>
      <w:r>
        <w:rPr>
          <w:b/>
        </w:rPr>
        <w:t xml:space="preserve">ABSTRACT                                                                                                                             </w:t>
      </w:r>
      <w:proofErr w:type="spellStart"/>
      <w:r>
        <w:rPr>
          <w:b/>
        </w:rPr>
        <w:t>i</w:t>
      </w:r>
      <w:proofErr w:type="spellEnd"/>
      <w:r>
        <w:rPr>
          <w:b/>
        </w:rPr>
        <w:t xml:space="preserve">                                                                      </w:t>
      </w:r>
    </w:p>
    <w:p w14:paraId="2848EFE2" w14:textId="77777777" w:rsidR="008F3AEA" w:rsidRDefault="008F3AEA" w:rsidP="008F3AEA">
      <w:pPr>
        <w:tabs>
          <w:tab w:val="center" w:pos="2016"/>
          <w:tab w:val="center" w:pos="8891"/>
        </w:tabs>
        <w:spacing w:after="160" w:line="259" w:lineRule="auto"/>
        <w:ind w:left="0" w:right="0" w:firstLine="0"/>
        <w:jc w:val="left"/>
      </w:pPr>
      <w:r>
        <w:rPr>
          <w:b/>
        </w:rPr>
        <w:t>LIST OF FIGURES                                                                                                                ii</w:t>
      </w:r>
    </w:p>
    <w:p w14:paraId="112773B7" w14:textId="77777777" w:rsidR="008F3AEA" w:rsidRDefault="008F3AEA" w:rsidP="008F3AEA">
      <w:pPr>
        <w:tabs>
          <w:tab w:val="center" w:pos="2369"/>
          <w:tab w:val="center" w:pos="8896"/>
        </w:tabs>
        <w:spacing w:after="160" w:line="259" w:lineRule="auto"/>
        <w:ind w:left="0" w:right="0" w:firstLine="0"/>
        <w:jc w:val="left"/>
      </w:pPr>
      <w:r>
        <w:rPr>
          <w:rFonts w:eastAsia="Calibri"/>
          <w:sz w:val="22"/>
        </w:rPr>
        <w:tab/>
      </w:r>
      <w:r>
        <w:rPr>
          <w:b/>
        </w:rPr>
        <w:t>LIST OF SCREENSHOTS                                                                                                    iii</w:t>
      </w:r>
      <w:r>
        <w:t xml:space="preserve"> </w:t>
      </w:r>
    </w:p>
    <w:p w14:paraId="318EF951" w14:textId="77777777" w:rsidR="008F3AEA" w:rsidRDefault="008F3AEA" w:rsidP="008F3AEA">
      <w:pPr>
        <w:numPr>
          <w:ilvl w:val="0"/>
          <w:numId w:val="1"/>
        </w:numPr>
        <w:spacing w:after="160" w:line="259" w:lineRule="auto"/>
        <w:ind w:left="480" w:right="0"/>
        <w:jc w:val="left"/>
        <w:rPr>
          <w:b/>
        </w:rPr>
      </w:pPr>
      <w:r>
        <w:rPr>
          <w:b/>
        </w:rPr>
        <w:t xml:space="preserve">INTRODUCTION </w:t>
      </w:r>
      <w:r>
        <w:rPr>
          <w:bCs/>
        </w:rPr>
        <w:tab/>
        <w:t xml:space="preserve">                                                                                             </w:t>
      </w:r>
      <w:r>
        <w:rPr>
          <w:b/>
        </w:rPr>
        <w:t xml:space="preserve">     1</w:t>
      </w:r>
    </w:p>
    <w:p w14:paraId="54FF56FD" w14:textId="77777777" w:rsidR="008F3AEA" w:rsidRDefault="008F3AEA" w:rsidP="008F3AEA">
      <w:pPr>
        <w:tabs>
          <w:tab w:val="center" w:pos="1726"/>
          <w:tab w:val="center" w:pos="3338"/>
          <w:tab w:val="center" w:pos="8892"/>
        </w:tabs>
        <w:spacing w:after="0" w:line="360" w:lineRule="auto"/>
        <w:ind w:leftChars="300" w:right="0" w:firstLine="0"/>
        <w:jc w:val="left"/>
      </w:pPr>
      <w:r>
        <w:rPr>
          <w:rFonts w:eastAsia="Arial"/>
        </w:rPr>
        <w:t xml:space="preserve">1.1   </w:t>
      </w:r>
      <w:r>
        <w:rPr>
          <w:rFonts w:eastAsia="Arial"/>
        </w:rPr>
        <w:tab/>
      </w:r>
      <w:r>
        <w:t xml:space="preserve">PROJECT SCOPE                                                                                                1                                                                                       </w:t>
      </w:r>
      <w:r>
        <w:rPr>
          <w:rFonts w:eastAsia="Arial"/>
        </w:rPr>
        <w:t xml:space="preserve">1.2   </w:t>
      </w:r>
      <w:r>
        <w:rPr>
          <w:rFonts w:eastAsia="Arial"/>
        </w:rPr>
        <w:tab/>
        <w:t xml:space="preserve"> </w:t>
      </w:r>
      <w:r>
        <w:t>PROJECT PURPOSE                                                                                          1</w:t>
      </w:r>
    </w:p>
    <w:p w14:paraId="62B91B73" w14:textId="631ED056" w:rsidR="008F3AEA" w:rsidRDefault="008F3AEA" w:rsidP="008F3AEA">
      <w:pPr>
        <w:tabs>
          <w:tab w:val="center" w:pos="1726"/>
          <w:tab w:val="center" w:pos="3338"/>
          <w:tab w:val="center" w:pos="8892"/>
        </w:tabs>
        <w:spacing w:after="0" w:line="360" w:lineRule="auto"/>
        <w:ind w:left="0" w:right="0" w:firstLineChars="300" w:firstLine="720"/>
        <w:jc w:val="left"/>
      </w:pPr>
      <w:r>
        <w:rPr>
          <w:rFonts w:eastAsia="Arial"/>
        </w:rPr>
        <w:t xml:space="preserve">1.3    </w:t>
      </w:r>
      <w:r>
        <w:t xml:space="preserve">PROJECT FEATURES                                             </w:t>
      </w:r>
      <w:r w:rsidR="00F66F39">
        <w:t xml:space="preserve">                                           2</w:t>
      </w:r>
      <w:r>
        <w:t xml:space="preserve">                                          2                                                                                                                                                                             </w:t>
      </w:r>
    </w:p>
    <w:p w14:paraId="725EE80F" w14:textId="77777777" w:rsidR="008F3AEA" w:rsidRDefault="008F3AEA" w:rsidP="008F3AEA">
      <w:pPr>
        <w:spacing w:after="160" w:line="259" w:lineRule="auto"/>
        <w:ind w:leftChars="200" w:left="600" w:right="0" w:hangingChars="50" w:hanging="120"/>
        <w:jc w:val="left"/>
      </w:pPr>
      <w:r>
        <w:rPr>
          <w:b/>
        </w:rPr>
        <w:t>2. SYSTEM ANALYSIS                                                                                                 3</w:t>
      </w:r>
    </w:p>
    <w:p w14:paraId="3DF98D1F" w14:textId="77777777" w:rsidR="008F3AEA" w:rsidRDefault="008F3AEA" w:rsidP="008F3AEA">
      <w:pPr>
        <w:tabs>
          <w:tab w:val="center" w:pos="1726"/>
          <w:tab w:val="center" w:pos="3706"/>
          <w:tab w:val="center" w:pos="8884"/>
        </w:tabs>
        <w:spacing w:after="160" w:line="259" w:lineRule="auto"/>
        <w:ind w:left="0" w:right="0" w:firstLineChars="300" w:firstLine="720"/>
        <w:jc w:val="left"/>
      </w:pPr>
      <w:r>
        <w:rPr>
          <w:rFonts w:eastAsia="Arial"/>
        </w:rPr>
        <w:t xml:space="preserve">2.1    </w:t>
      </w:r>
      <w:r>
        <w:t>PROBLEM DEFINITION                                                                                   3</w:t>
      </w:r>
    </w:p>
    <w:p w14:paraId="29A7B9E7" w14:textId="77777777" w:rsidR="008F3AEA" w:rsidRDefault="008F3AEA" w:rsidP="008F3AEA">
      <w:pPr>
        <w:tabs>
          <w:tab w:val="center" w:pos="1726"/>
          <w:tab w:val="center" w:pos="3484"/>
          <w:tab w:val="center" w:pos="8884"/>
        </w:tabs>
        <w:spacing w:after="160" w:line="259" w:lineRule="auto"/>
        <w:ind w:left="0" w:right="0" w:firstLineChars="300" w:firstLine="720"/>
        <w:jc w:val="left"/>
      </w:pPr>
      <w:r>
        <w:rPr>
          <w:rFonts w:eastAsia="Calibri"/>
          <w:szCs w:val="24"/>
        </w:rPr>
        <w:t xml:space="preserve">2.2 </w:t>
      </w:r>
      <w:r>
        <w:rPr>
          <w:rFonts w:eastAsia="Calibri"/>
          <w:szCs w:val="24"/>
        </w:rPr>
        <w:tab/>
        <w:t xml:space="preserve">   </w:t>
      </w:r>
      <w:r>
        <w:t xml:space="preserve">EXISTING </w:t>
      </w:r>
      <w:proofErr w:type="gramStart"/>
      <w:r>
        <w:t xml:space="preserve">SYSTEM  </w:t>
      </w:r>
      <w:r>
        <w:tab/>
      </w:r>
      <w:proofErr w:type="gramEnd"/>
      <w:r>
        <w:t>3</w:t>
      </w:r>
    </w:p>
    <w:p w14:paraId="22938C04" w14:textId="77777777" w:rsidR="008F3AEA" w:rsidRDefault="008F3AEA" w:rsidP="008F3AEA">
      <w:pPr>
        <w:tabs>
          <w:tab w:val="center" w:pos="1726"/>
          <w:tab w:val="center" w:pos="3484"/>
          <w:tab w:val="center" w:pos="8884"/>
        </w:tabs>
        <w:spacing w:after="160" w:line="259" w:lineRule="auto"/>
        <w:ind w:leftChars="395" w:left="948" w:right="0" w:firstLineChars="144" w:firstLine="346"/>
        <w:jc w:val="left"/>
      </w:pPr>
      <w:r>
        <w:t xml:space="preserve">2.2.1    LIMITATIONS OF THE EXISTING SYSTEM </w:t>
      </w:r>
      <w:r>
        <w:tab/>
        <w:t>4</w:t>
      </w:r>
    </w:p>
    <w:p w14:paraId="116F38AB" w14:textId="77777777" w:rsidR="008F3AEA" w:rsidRDefault="008F3AEA" w:rsidP="008F3AEA">
      <w:pPr>
        <w:tabs>
          <w:tab w:val="center" w:pos="1726"/>
          <w:tab w:val="center" w:pos="3547"/>
          <w:tab w:val="center" w:pos="8899"/>
        </w:tabs>
        <w:spacing w:after="160" w:line="259" w:lineRule="auto"/>
        <w:ind w:left="0" w:right="0" w:firstLine="0"/>
        <w:jc w:val="left"/>
      </w:pPr>
      <w:r>
        <w:rPr>
          <w:rFonts w:eastAsia="Calibri"/>
          <w:sz w:val="22"/>
        </w:rPr>
        <w:tab/>
      </w:r>
      <w:r>
        <w:rPr>
          <w:rFonts w:eastAsia="Arial"/>
        </w:rPr>
        <w:t xml:space="preserve">             2.3    </w:t>
      </w:r>
      <w:r>
        <w:t>PROPOSED SYSTEM</w:t>
      </w:r>
      <w:r>
        <w:tab/>
        <w:t>4</w:t>
      </w:r>
    </w:p>
    <w:p w14:paraId="72DDA8F9" w14:textId="77777777" w:rsidR="008F3AEA" w:rsidRDefault="008F3AEA" w:rsidP="008F3AEA">
      <w:pPr>
        <w:tabs>
          <w:tab w:val="center" w:pos="2432"/>
          <w:tab w:val="center" w:pos="5062"/>
          <w:tab w:val="center" w:pos="8892"/>
        </w:tabs>
        <w:spacing w:after="160" w:line="259" w:lineRule="auto"/>
        <w:ind w:left="0" w:right="0" w:firstLine="0"/>
        <w:jc w:val="left"/>
      </w:pPr>
      <w:r>
        <w:rPr>
          <w:rFonts w:eastAsia="Calibri"/>
          <w:sz w:val="22"/>
        </w:rPr>
        <w:tab/>
      </w:r>
      <w:r>
        <w:rPr>
          <w:rFonts w:eastAsia="Arial"/>
        </w:rPr>
        <w:t xml:space="preserve">                      2.3.1    </w:t>
      </w:r>
      <w:r>
        <w:t xml:space="preserve">ADVANTAGES OF PROPOSED SYSTEM </w:t>
      </w:r>
      <w:r>
        <w:tab/>
        <w:t xml:space="preserve">4 </w:t>
      </w:r>
    </w:p>
    <w:p w14:paraId="3CA842C8" w14:textId="77777777" w:rsidR="008F3AEA" w:rsidRDefault="008F3AEA" w:rsidP="008F3AEA">
      <w:pPr>
        <w:tabs>
          <w:tab w:val="center" w:pos="1726"/>
          <w:tab w:val="center" w:pos="4874"/>
          <w:tab w:val="center" w:pos="8892"/>
        </w:tabs>
        <w:spacing w:after="160" w:line="259" w:lineRule="auto"/>
        <w:ind w:left="0" w:right="0" w:firstLine="0"/>
        <w:jc w:val="left"/>
      </w:pPr>
      <w:r>
        <w:rPr>
          <w:rFonts w:eastAsia="Calibri"/>
          <w:sz w:val="22"/>
        </w:rPr>
        <w:tab/>
      </w:r>
      <w:r>
        <w:rPr>
          <w:rFonts w:eastAsia="Arial"/>
        </w:rPr>
        <w:t xml:space="preserve">             2.4    </w:t>
      </w:r>
      <w:r>
        <w:t xml:space="preserve">HARDWARE &amp; SOFTWARE REQUIREMENTS </w:t>
      </w:r>
      <w:r>
        <w:tab/>
        <w:t xml:space="preserve"> 5</w:t>
      </w:r>
    </w:p>
    <w:p w14:paraId="1E16C2E8" w14:textId="77777777" w:rsidR="008F3AEA" w:rsidRDefault="008F3AEA" w:rsidP="008F3AEA">
      <w:pPr>
        <w:tabs>
          <w:tab w:val="center" w:pos="2432"/>
          <w:tab w:val="center" w:pos="5027"/>
          <w:tab w:val="center" w:pos="8892"/>
        </w:tabs>
        <w:spacing w:after="160" w:line="259" w:lineRule="auto"/>
        <w:ind w:left="0" w:right="0" w:firstLine="0"/>
        <w:jc w:val="left"/>
      </w:pPr>
      <w:r>
        <w:rPr>
          <w:rFonts w:eastAsia="Calibri"/>
          <w:sz w:val="22"/>
        </w:rPr>
        <w:tab/>
        <w:t xml:space="preserve">                         </w:t>
      </w:r>
      <w:r>
        <w:rPr>
          <w:rFonts w:eastAsia="Calibri"/>
          <w:szCs w:val="24"/>
        </w:rPr>
        <w:t>2.4.1</w:t>
      </w:r>
      <w:r>
        <w:rPr>
          <w:rFonts w:eastAsia="Calibri"/>
          <w:sz w:val="22"/>
        </w:rPr>
        <w:t xml:space="preserve">     </w:t>
      </w:r>
      <w:r>
        <w:t xml:space="preserve">HARDWARE REQUIREMENTS </w:t>
      </w:r>
      <w:r>
        <w:tab/>
        <w:t xml:space="preserve"> 5 </w:t>
      </w:r>
    </w:p>
    <w:p w14:paraId="6A40065C" w14:textId="77777777" w:rsidR="008F3AEA" w:rsidRDefault="008F3AEA" w:rsidP="008F3AEA">
      <w:pPr>
        <w:tabs>
          <w:tab w:val="center" w:pos="2432"/>
          <w:tab w:val="center" w:pos="4980"/>
          <w:tab w:val="center" w:pos="8892"/>
        </w:tabs>
        <w:spacing w:after="160" w:line="259" w:lineRule="auto"/>
        <w:ind w:left="0" w:right="0" w:firstLine="0"/>
        <w:jc w:val="left"/>
      </w:pPr>
      <w:r>
        <w:rPr>
          <w:rFonts w:eastAsia="Calibri"/>
          <w:sz w:val="22"/>
        </w:rPr>
        <w:tab/>
      </w:r>
      <w:r>
        <w:rPr>
          <w:rFonts w:eastAsia="Arial"/>
        </w:rPr>
        <w:t xml:space="preserve">                       2.4.2     </w:t>
      </w:r>
      <w:r>
        <w:t xml:space="preserve">SOFTWARE REQUIREMENTS </w:t>
      </w:r>
      <w:r>
        <w:tab/>
        <w:t xml:space="preserve"> 5</w:t>
      </w:r>
    </w:p>
    <w:p w14:paraId="3540ED96" w14:textId="77777777" w:rsidR="008F3AEA" w:rsidRDefault="008F3AEA" w:rsidP="008F3AEA">
      <w:pPr>
        <w:spacing w:after="160" w:line="259" w:lineRule="auto"/>
        <w:ind w:left="0" w:right="0" w:firstLine="0"/>
        <w:jc w:val="left"/>
      </w:pPr>
      <w:r>
        <w:rPr>
          <w:b/>
        </w:rPr>
        <w:t xml:space="preserve">         3. ARCHITECTURE </w:t>
      </w:r>
      <w:r>
        <w:rPr>
          <w:b/>
        </w:rPr>
        <w:tab/>
        <w:t xml:space="preserve">                                                                                                    6</w:t>
      </w:r>
    </w:p>
    <w:p w14:paraId="16E75821" w14:textId="77777777" w:rsidR="008F3AEA" w:rsidRDefault="008F3AEA" w:rsidP="008F3AEA">
      <w:pPr>
        <w:tabs>
          <w:tab w:val="center" w:pos="1726"/>
          <w:tab w:val="center" w:pos="3867"/>
          <w:tab w:val="center" w:pos="8892"/>
        </w:tabs>
        <w:spacing w:after="160" w:line="259" w:lineRule="auto"/>
        <w:ind w:left="0" w:right="0" w:firstLine="0"/>
        <w:jc w:val="left"/>
        <w:rPr>
          <w:szCs w:val="24"/>
        </w:rPr>
      </w:pPr>
      <w:r>
        <w:rPr>
          <w:rFonts w:eastAsia="Calibri"/>
          <w:sz w:val="22"/>
        </w:rPr>
        <w:tab/>
      </w:r>
      <w:r>
        <w:rPr>
          <w:rFonts w:eastAsia="Arial"/>
        </w:rPr>
        <w:t xml:space="preserve">             </w:t>
      </w:r>
      <w:r>
        <w:rPr>
          <w:rFonts w:eastAsia="Arial"/>
          <w:szCs w:val="24"/>
        </w:rPr>
        <w:t xml:space="preserve">3.1    </w:t>
      </w:r>
      <w:r>
        <w:rPr>
          <w:szCs w:val="24"/>
        </w:rPr>
        <w:t xml:space="preserve">PROJECT ARCHITECTURE </w:t>
      </w:r>
      <w:proofErr w:type="gramStart"/>
      <w:r>
        <w:rPr>
          <w:szCs w:val="24"/>
        </w:rPr>
        <w:tab/>
        <w:t xml:space="preserve">  6</w:t>
      </w:r>
      <w:proofErr w:type="gramEnd"/>
    </w:p>
    <w:p w14:paraId="442CAC26" w14:textId="77777777" w:rsidR="008F3AEA" w:rsidRDefault="008F3AEA" w:rsidP="008F3AEA">
      <w:pPr>
        <w:tabs>
          <w:tab w:val="center" w:pos="1726"/>
          <w:tab w:val="center" w:pos="3208"/>
          <w:tab w:val="center" w:pos="8892"/>
        </w:tabs>
        <w:spacing w:after="160" w:line="259" w:lineRule="auto"/>
        <w:ind w:left="0" w:right="0" w:firstLine="0"/>
        <w:jc w:val="left"/>
        <w:rPr>
          <w:szCs w:val="24"/>
        </w:rPr>
      </w:pPr>
      <w:r>
        <w:rPr>
          <w:rFonts w:eastAsia="Calibri"/>
          <w:szCs w:val="24"/>
        </w:rPr>
        <w:tab/>
        <w:t xml:space="preserve">             3.2    </w:t>
      </w:r>
      <w:r>
        <w:rPr>
          <w:szCs w:val="24"/>
        </w:rPr>
        <w:t xml:space="preserve">USE CASE DIAGRAM </w:t>
      </w:r>
      <w:proofErr w:type="gramStart"/>
      <w:r>
        <w:rPr>
          <w:szCs w:val="24"/>
        </w:rPr>
        <w:tab/>
        <w:t xml:space="preserve">  7</w:t>
      </w:r>
      <w:proofErr w:type="gramEnd"/>
    </w:p>
    <w:p w14:paraId="00D5168F" w14:textId="77777777" w:rsidR="008F3AEA" w:rsidRDefault="008F3AEA" w:rsidP="008F3AEA">
      <w:pPr>
        <w:tabs>
          <w:tab w:val="center" w:pos="1726"/>
          <w:tab w:val="center" w:pos="3404"/>
          <w:tab w:val="center" w:pos="8892"/>
        </w:tabs>
        <w:spacing w:after="160" w:line="259" w:lineRule="auto"/>
        <w:ind w:left="0" w:right="0" w:firstLine="0"/>
        <w:jc w:val="left"/>
        <w:rPr>
          <w:szCs w:val="24"/>
        </w:rPr>
      </w:pPr>
      <w:r>
        <w:rPr>
          <w:rFonts w:eastAsia="Calibri"/>
          <w:szCs w:val="24"/>
        </w:rPr>
        <w:tab/>
      </w:r>
      <w:r>
        <w:rPr>
          <w:rFonts w:eastAsia="Arial"/>
          <w:szCs w:val="24"/>
        </w:rPr>
        <w:t xml:space="preserve">          3.3    </w:t>
      </w:r>
      <w:r>
        <w:rPr>
          <w:szCs w:val="24"/>
        </w:rPr>
        <w:t xml:space="preserve">CLASS DIAGRAM   </w:t>
      </w:r>
      <w:proofErr w:type="gramStart"/>
      <w:r>
        <w:rPr>
          <w:szCs w:val="24"/>
        </w:rPr>
        <w:tab/>
        <w:t xml:space="preserve">  8</w:t>
      </w:r>
      <w:proofErr w:type="gramEnd"/>
      <w:r>
        <w:rPr>
          <w:szCs w:val="24"/>
        </w:rPr>
        <w:t xml:space="preserve"> </w:t>
      </w:r>
    </w:p>
    <w:p w14:paraId="09CF1CE2" w14:textId="0A8A7806" w:rsidR="008F3AEA" w:rsidRDefault="008F3AEA" w:rsidP="008F3AEA">
      <w:pPr>
        <w:tabs>
          <w:tab w:val="center" w:pos="1726"/>
          <w:tab w:val="center" w:pos="3659"/>
          <w:tab w:val="center" w:pos="8892"/>
        </w:tabs>
        <w:spacing w:after="160" w:line="259" w:lineRule="auto"/>
        <w:ind w:left="0" w:right="0" w:firstLine="0"/>
        <w:jc w:val="left"/>
        <w:rPr>
          <w:szCs w:val="24"/>
        </w:rPr>
      </w:pPr>
      <w:r>
        <w:rPr>
          <w:rFonts w:eastAsia="Arial"/>
          <w:sz w:val="13"/>
          <w:szCs w:val="13"/>
        </w:rPr>
        <w:tab/>
        <w:t xml:space="preserve">                        </w:t>
      </w:r>
      <w:r>
        <w:rPr>
          <w:rFonts w:eastAsia="Arial"/>
          <w:szCs w:val="24"/>
        </w:rPr>
        <w:t xml:space="preserve">3.4    </w:t>
      </w:r>
      <w:r>
        <w:rPr>
          <w:szCs w:val="24"/>
        </w:rPr>
        <w:t xml:space="preserve">SEQUENCE DIAGRAM                                                                                </w:t>
      </w:r>
      <w:r w:rsidR="001B538B">
        <w:rPr>
          <w:szCs w:val="24"/>
        </w:rPr>
        <w:t xml:space="preserve">     9</w:t>
      </w:r>
      <w:r>
        <w:rPr>
          <w:szCs w:val="24"/>
        </w:rPr>
        <w:t xml:space="preserve">                 </w:t>
      </w:r>
    </w:p>
    <w:p w14:paraId="6993AEAA" w14:textId="110AFB66" w:rsidR="008F3AEA" w:rsidRDefault="008F3AEA" w:rsidP="008F3AEA">
      <w:pPr>
        <w:tabs>
          <w:tab w:val="center" w:pos="1726"/>
          <w:tab w:val="center" w:pos="3659"/>
          <w:tab w:val="center" w:pos="8892"/>
        </w:tabs>
        <w:spacing w:after="160" w:line="259" w:lineRule="auto"/>
        <w:ind w:left="0" w:right="0" w:firstLine="0"/>
        <w:jc w:val="left"/>
        <w:rPr>
          <w:szCs w:val="24"/>
        </w:rPr>
      </w:pPr>
      <w:r>
        <w:rPr>
          <w:szCs w:val="24"/>
        </w:rPr>
        <w:tab/>
        <w:t xml:space="preserve">             3.5    COLLABORATION DIAGRAM                                                                      1</w:t>
      </w:r>
      <w:r w:rsidR="00F66F39">
        <w:rPr>
          <w:szCs w:val="24"/>
        </w:rPr>
        <w:t>1</w:t>
      </w:r>
    </w:p>
    <w:p w14:paraId="61A0ADAC" w14:textId="6B79D31F" w:rsidR="008F3AEA" w:rsidRDefault="008F3AEA" w:rsidP="008F3AEA">
      <w:pPr>
        <w:tabs>
          <w:tab w:val="center" w:pos="1726"/>
          <w:tab w:val="center" w:pos="3593"/>
          <w:tab w:val="center" w:pos="8887"/>
        </w:tabs>
        <w:spacing w:after="160" w:line="259" w:lineRule="auto"/>
        <w:ind w:left="0" w:right="0" w:firstLine="0"/>
        <w:jc w:val="left"/>
      </w:pPr>
      <w:r>
        <w:rPr>
          <w:rFonts w:eastAsia="Calibri"/>
          <w:szCs w:val="24"/>
        </w:rPr>
        <w:tab/>
      </w:r>
      <w:r>
        <w:rPr>
          <w:rFonts w:eastAsia="Arial"/>
          <w:szCs w:val="24"/>
        </w:rPr>
        <w:t xml:space="preserve">             3.6    </w:t>
      </w:r>
      <w:r>
        <w:rPr>
          <w:szCs w:val="24"/>
        </w:rPr>
        <w:t>ACTIVITY DIAGRAM</w:t>
      </w:r>
      <w:r>
        <w:t xml:space="preserve"> </w:t>
      </w:r>
      <w:r>
        <w:tab/>
        <w:t>1</w:t>
      </w:r>
      <w:r w:rsidR="00F66F39">
        <w:t>2</w:t>
      </w:r>
      <w:r>
        <w:t xml:space="preserve"> </w:t>
      </w:r>
    </w:p>
    <w:p w14:paraId="6C339605" w14:textId="5C1053D9" w:rsidR="008F3AEA" w:rsidRDefault="008F3AEA" w:rsidP="008F3AEA">
      <w:pPr>
        <w:spacing w:after="160" w:line="259" w:lineRule="auto"/>
        <w:ind w:left="0" w:right="0" w:firstLineChars="250" w:firstLine="602"/>
        <w:jc w:val="left"/>
      </w:pPr>
      <w:r>
        <w:rPr>
          <w:b/>
        </w:rPr>
        <w:t xml:space="preserve">4. IMPLEMENTATION </w:t>
      </w:r>
      <w:r>
        <w:rPr>
          <w:b/>
        </w:rPr>
        <w:tab/>
      </w:r>
      <w:r>
        <w:t xml:space="preserve">                                                                                     </w:t>
      </w:r>
      <w:r>
        <w:rPr>
          <w:b/>
          <w:bCs/>
        </w:rPr>
        <w:t xml:space="preserve"> 1</w:t>
      </w:r>
      <w:r w:rsidR="001B538B">
        <w:rPr>
          <w:b/>
          <w:bCs/>
        </w:rPr>
        <w:t>3</w:t>
      </w:r>
    </w:p>
    <w:p w14:paraId="120F254C" w14:textId="7AC1DCBD" w:rsidR="008F3AEA" w:rsidRDefault="008F3AEA" w:rsidP="008F3AEA">
      <w:pPr>
        <w:tabs>
          <w:tab w:val="center" w:pos="1726"/>
          <w:tab w:val="center" w:pos="3259"/>
          <w:tab w:val="center" w:pos="8892"/>
        </w:tabs>
        <w:spacing w:after="160" w:line="259" w:lineRule="auto"/>
        <w:ind w:left="0" w:right="0" w:firstLine="0"/>
        <w:jc w:val="left"/>
      </w:pPr>
      <w:r>
        <w:rPr>
          <w:rFonts w:eastAsia="Calibri"/>
          <w:sz w:val="22"/>
        </w:rPr>
        <w:tab/>
      </w:r>
      <w:r>
        <w:rPr>
          <w:rFonts w:eastAsia="Arial"/>
        </w:rPr>
        <w:t xml:space="preserve">              4.1    </w:t>
      </w:r>
      <w:r>
        <w:t>SAMPLE CODE                                                                                               1</w:t>
      </w:r>
      <w:r w:rsidR="001B538B">
        <w:t>3</w:t>
      </w:r>
    </w:p>
    <w:p w14:paraId="48AE2B3B" w14:textId="29092AA6" w:rsidR="008F3AEA" w:rsidRDefault="008F3AEA" w:rsidP="008F3AEA">
      <w:pPr>
        <w:ind w:left="0" w:firstLine="0"/>
        <w:rPr>
          <w:b/>
        </w:rPr>
      </w:pPr>
      <w:r>
        <w:rPr>
          <w:b/>
        </w:rPr>
        <w:lastRenderedPageBreak/>
        <w:t xml:space="preserve">          5. SCREENSHOTS</w:t>
      </w:r>
      <w:r w:rsidR="001B538B">
        <w:rPr>
          <w:b/>
        </w:rPr>
        <w:t xml:space="preserve">                                                                                                      2</w:t>
      </w:r>
      <w:r w:rsidR="00F1186F">
        <w:rPr>
          <w:b/>
        </w:rPr>
        <w:t>2</w:t>
      </w:r>
    </w:p>
    <w:p w14:paraId="5328F3DD" w14:textId="29CD156D" w:rsidR="008F3AEA" w:rsidRDefault="008F3AEA" w:rsidP="008F3AEA">
      <w:pPr>
        <w:spacing w:after="160" w:line="259" w:lineRule="auto"/>
        <w:ind w:left="0" w:right="0" w:firstLineChars="250" w:firstLine="602"/>
        <w:jc w:val="left"/>
      </w:pPr>
      <w:r>
        <w:rPr>
          <w:b/>
        </w:rPr>
        <w:t xml:space="preserve">6. TESTING        </w:t>
      </w:r>
      <w:r w:rsidR="001B538B">
        <w:rPr>
          <w:b/>
        </w:rPr>
        <w:t xml:space="preserve">                                                                                                          3</w:t>
      </w:r>
      <w:r w:rsidR="00F1186F">
        <w:rPr>
          <w:b/>
        </w:rPr>
        <w:t>3</w:t>
      </w:r>
      <w:r>
        <w:rPr>
          <w:b/>
        </w:rPr>
        <w:t xml:space="preserve">                                                                                                     </w:t>
      </w:r>
    </w:p>
    <w:p w14:paraId="65203635" w14:textId="4DEEB168" w:rsidR="008F3AEA" w:rsidRDefault="008F3AEA" w:rsidP="008F3AEA">
      <w:pPr>
        <w:tabs>
          <w:tab w:val="center" w:pos="1608"/>
          <w:tab w:val="center" w:pos="3765"/>
          <w:tab w:val="center" w:pos="8899"/>
        </w:tabs>
        <w:spacing w:after="160" w:line="259" w:lineRule="auto"/>
        <w:ind w:left="0" w:right="0" w:firstLine="0"/>
        <w:jc w:val="left"/>
      </w:pPr>
      <w:r>
        <w:rPr>
          <w:rFonts w:eastAsia="Calibri"/>
          <w:sz w:val="22"/>
        </w:rPr>
        <w:tab/>
      </w:r>
      <w:r>
        <w:rPr>
          <w:rFonts w:eastAsia="Arial"/>
        </w:rPr>
        <w:t xml:space="preserve">               6.1   </w:t>
      </w:r>
      <w:r>
        <w:t xml:space="preserve">INTRODUCTION TO TESTING                                                                    </w:t>
      </w:r>
      <w:r w:rsidR="001B538B">
        <w:t>3</w:t>
      </w:r>
      <w:r w:rsidR="00F1186F">
        <w:t>3</w:t>
      </w:r>
      <w:r>
        <w:t xml:space="preserve">                                                           </w:t>
      </w:r>
    </w:p>
    <w:p w14:paraId="1FCC6FB0" w14:textId="5918B6C6" w:rsidR="008F3AEA" w:rsidRDefault="008F3AEA" w:rsidP="008F3AEA">
      <w:pPr>
        <w:tabs>
          <w:tab w:val="center" w:pos="1608"/>
          <w:tab w:val="center" w:pos="3222"/>
          <w:tab w:val="center" w:pos="8899"/>
        </w:tabs>
        <w:spacing w:after="160" w:line="259" w:lineRule="auto"/>
        <w:ind w:right="0"/>
        <w:jc w:val="left"/>
      </w:pPr>
      <w:r>
        <w:tab/>
        <w:t xml:space="preserve">   6.2   TYPES OF TESTING                                                                                      </w:t>
      </w:r>
      <w:r w:rsidR="001B538B">
        <w:t>3</w:t>
      </w:r>
      <w:r w:rsidR="00F1186F">
        <w:t>3</w:t>
      </w:r>
    </w:p>
    <w:p w14:paraId="00E58404" w14:textId="2428BB86" w:rsidR="008F3AEA" w:rsidRDefault="008F3AEA" w:rsidP="008F3AEA">
      <w:pPr>
        <w:tabs>
          <w:tab w:val="center" w:pos="1608"/>
          <w:tab w:val="center" w:pos="3222"/>
          <w:tab w:val="center" w:pos="8899"/>
        </w:tabs>
        <w:spacing w:after="160" w:line="259" w:lineRule="auto"/>
        <w:ind w:right="0"/>
        <w:jc w:val="left"/>
      </w:pPr>
      <w:r>
        <w:t xml:space="preserve">           </w:t>
      </w:r>
      <w:proofErr w:type="gramStart"/>
      <w:r>
        <w:t>6.2.1  UNIT</w:t>
      </w:r>
      <w:proofErr w:type="gramEnd"/>
      <w:r>
        <w:t xml:space="preserve"> TESTING                                                                                     </w:t>
      </w:r>
      <w:r w:rsidR="001B538B">
        <w:t>3</w:t>
      </w:r>
      <w:r w:rsidR="00F1186F">
        <w:t>3</w:t>
      </w:r>
    </w:p>
    <w:p w14:paraId="00062F1A" w14:textId="49AEC53E" w:rsidR="008F3AEA" w:rsidRDefault="008F3AEA" w:rsidP="008F3AEA">
      <w:pPr>
        <w:tabs>
          <w:tab w:val="center" w:pos="1608"/>
          <w:tab w:val="center" w:pos="3222"/>
          <w:tab w:val="center" w:pos="8899"/>
        </w:tabs>
        <w:spacing w:after="160" w:line="259" w:lineRule="auto"/>
        <w:ind w:left="0" w:right="0" w:firstLine="0"/>
        <w:jc w:val="left"/>
      </w:pPr>
      <w:r>
        <w:tab/>
        <w:t xml:space="preserve">                       6.2.2   INTEGRATION TESTING                                                                  </w:t>
      </w:r>
      <w:r w:rsidR="001B538B">
        <w:t>3</w:t>
      </w:r>
      <w:r w:rsidR="00F1186F">
        <w:t>4</w:t>
      </w:r>
    </w:p>
    <w:p w14:paraId="08499AEB" w14:textId="50D1B2E4" w:rsidR="008F3AEA" w:rsidRDefault="008F3AEA" w:rsidP="008F3AEA">
      <w:pPr>
        <w:tabs>
          <w:tab w:val="center" w:pos="1608"/>
          <w:tab w:val="center" w:pos="3222"/>
          <w:tab w:val="center" w:pos="8899"/>
        </w:tabs>
        <w:spacing w:after="160" w:line="259" w:lineRule="auto"/>
        <w:ind w:leftChars="395" w:left="948" w:right="0" w:firstLineChars="144" w:firstLine="347"/>
        <w:jc w:val="left"/>
      </w:pPr>
      <w:r>
        <w:rPr>
          <w:b/>
          <w:bCs/>
        </w:rPr>
        <w:t xml:space="preserve"> </w:t>
      </w:r>
      <w:r>
        <w:rPr>
          <w:b/>
          <w:bCs/>
        </w:rPr>
        <w:tab/>
        <w:t xml:space="preserve"> </w:t>
      </w:r>
      <w:r>
        <w:t xml:space="preserve">6.2.3   FUNCTIONAL TESTING                                                                   </w:t>
      </w:r>
      <w:r w:rsidR="001B538B">
        <w:t>3</w:t>
      </w:r>
      <w:r w:rsidR="00F1186F">
        <w:t>4</w:t>
      </w:r>
    </w:p>
    <w:p w14:paraId="0AC8D744" w14:textId="17C8A6BA" w:rsidR="008F3AEA" w:rsidRDefault="008F3AEA" w:rsidP="008F3AEA">
      <w:pPr>
        <w:tabs>
          <w:tab w:val="center" w:pos="1608"/>
          <w:tab w:val="center" w:pos="3222"/>
          <w:tab w:val="center" w:pos="8899"/>
        </w:tabs>
        <w:spacing w:after="160" w:line="259" w:lineRule="auto"/>
        <w:ind w:right="0"/>
        <w:jc w:val="left"/>
      </w:pPr>
      <w:r>
        <w:tab/>
      </w:r>
      <w:r>
        <w:tab/>
        <w:t xml:space="preserve">            6.2.4   SYSTEM TESTING                                                                            </w:t>
      </w:r>
      <w:r w:rsidR="001B538B">
        <w:t>3</w:t>
      </w:r>
      <w:r w:rsidR="00F1186F">
        <w:t>4</w:t>
      </w:r>
    </w:p>
    <w:p w14:paraId="55F7074C" w14:textId="07B0F581" w:rsidR="008F3AEA" w:rsidRDefault="008F3AEA" w:rsidP="008F3AEA">
      <w:pPr>
        <w:tabs>
          <w:tab w:val="center" w:pos="1608"/>
          <w:tab w:val="center" w:pos="3222"/>
          <w:tab w:val="center" w:pos="8899"/>
        </w:tabs>
        <w:spacing w:after="160" w:line="259" w:lineRule="auto"/>
        <w:ind w:left="0" w:right="0" w:firstLine="0"/>
        <w:jc w:val="left"/>
      </w:pPr>
      <w:r>
        <w:tab/>
        <w:t xml:space="preserve">                        6.2.5   WHITE BOX TESTING                                                                     </w:t>
      </w:r>
      <w:r w:rsidR="001B538B">
        <w:t>3</w:t>
      </w:r>
      <w:r w:rsidR="00F1186F">
        <w:t>4</w:t>
      </w:r>
    </w:p>
    <w:p w14:paraId="00DFDF5F" w14:textId="2AC717BA" w:rsidR="008F3AEA" w:rsidRDefault="008F3AEA" w:rsidP="008F3AEA">
      <w:pPr>
        <w:tabs>
          <w:tab w:val="center" w:pos="1608"/>
          <w:tab w:val="center" w:pos="3222"/>
          <w:tab w:val="center" w:pos="8899"/>
        </w:tabs>
        <w:spacing w:after="160" w:line="259" w:lineRule="auto"/>
        <w:ind w:right="0"/>
        <w:jc w:val="left"/>
      </w:pPr>
      <w:r>
        <w:tab/>
      </w:r>
      <w:r>
        <w:tab/>
        <w:t xml:space="preserve">            6.2.6    BLACK BOX TESTING                                                                   3</w:t>
      </w:r>
      <w:r w:rsidR="00F1186F">
        <w:t>5</w:t>
      </w:r>
    </w:p>
    <w:p w14:paraId="6C4D863F" w14:textId="32E60773" w:rsidR="00F00378" w:rsidRDefault="008F3AEA" w:rsidP="00F00378">
      <w:pPr>
        <w:tabs>
          <w:tab w:val="center" w:pos="1608"/>
          <w:tab w:val="center" w:pos="3222"/>
          <w:tab w:val="center" w:pos="8899"/>
        </w:tabs>
        <w:spacing w:after="160" w:line="259" w:lineRule="auto"/>
        <w:ind w:right="0"/>
        <w:jc w:val="left"/>
      </w:pPr>
      <w:r>
        <w:tab/>
      </w:r>
      <w:r>
        <w:tab/>
        <w:t xml:space="preserve">             6.2.7 </w:t>
      </w:r>
      <w:r>
        <w:rPr>
          <w:b/>
          <w:bCs/>
        </w:rPr>
        <w:t xml:space="preserve">   </w:t>
      </w:r>
      <w:r>
        <w:t>ACCEPTANCE TESTING                                                               3</w:t>
      </w:r>
      <w:r w:rsidR="00F1186F">
        <w:t>6</w:t>
      </w:r>
    </w:p>
    <w:p w14:paraId="4162F5A9" w14:textId="3DB88831" w:rsidR="008F3AEA" w:rsidRDefault="008F3AEA" w:rsidP="008F3AEA">
      <w:pPr>
        <w:tabs>
          <w:tab w:val="center" w:pos="1608"/>
          <w:tab w:val="center" w:pos="3222"/>
          <w:tab w:val="center" w:pos="8899"/>
        </w:tabs>
        <w:spacing w:after="160" w:line="259" w:lineRule="auto"/>
        <w:ind w:left="0" w:right="0" w:firstLineChars="300" w:firstLine="723"/>
        <w:jc w:val="left"/>
        <w:rPr>
          <w:b/>
        </w:rPr>
      </w:pPr>
      <w:r>
        <w:rPr>
          <w:b/>
          <w:bCs/>
        </w:rPr>
        <w:t>7</w:t>
      </w:r>
      <w:r>
        <w:rPr>
          <w:b/>
          <w:sz w:val="20"/>
        </w:rPr>
        <w:t xml:space="preserve">. </w:t>
      </w:r>
      <w:r>
        <w:rPr>
          <w:rFonts w:eastAsia="Arial"/>
          <w:b/>
          <w:sz w:val="20"/>
        </w:rPr>
        <w:t xml:space="preserve"> </w:t>
      </w:r>
      <w:r>
        <w:rPr>
          <w:b/>
        </w:rPr>
        <w:t>CONCLUSION &amp; FUTURE SCOPE                                                                3</w:t>
      </w:r>
      <w:r w:rsidR="00F1186F">
        <w:rPr>
          <w:b/>
        </w:rPr>
        <w:t>7</w:t>
      </w:r>
    </w:p>
    <w:p w14:paraId="0C772B9D" w14:textId="6B4D893A" w:rsidR="008F3AEA" w:rsidRDefault="008F3AEA" w:rsidP="008F3AEA">
      <w:pPr>
        <w:tabs>
          <w:tab w:val="center" w:pos="1608"/>
          <w:tab w:val="center" w:pos="3222"/>
          <w:tab w:val="center" w:pos="8899"/>
        </w:tabs>
        <w:spacing w:after="160" w:line="259" w:lineRule="auto"/>
        <w:ind w:right="0"/>
        <w:jc w:val="left"/>
      </w:pPr>
      <w:r>
        <w:rPr>
          <w:bCs/>
        </w:rPr>
        <w:tab/>
        <w:t xml:space="preserve">     7.1     </w:t>
      </w:r>
      <w:r>
        <w:t>PROJECT CONCLUSION                                                                         3</w:t>
      </w:r>
      <w:r w:rsidR="00F1186F">
        <w:t>7</w:t>
      </w:r>
      <w:r>
        <w:t xml:space="preserve"> </w:t>
      </w:r>
    </w:p>
    <w:p w14:paraId="52D0E9FF" w14:textId="18967693" w:rsidR="008F3AEA" w:rsidRDefault="008F3AEA" w:rsidP="008F3AEA">
      <w:pPr>
        <w:tabs>
          <w:tab w:val="center" w:pos="1608"/>
          <w:tab w:val="center" w:pos="3222"/>
          <w:tab w:val="center" w:pos="8899"/>
        </w:tabs>
        <w:spacing w:after="160" w:line="259" w:lineRule="auto"/>
        <w:ind w:right="0"/>
        <w:jc w:val="left"/>
      </w:pPr>
      <w:r>
        <w:tab/>
      </w:r>
      <w:r>
        <w:tab/>
        <w:t xml:space="preserve">     7.2     FUTURE SCOPE                                                                                        3</w:t>
      </w:r>
      <w:r w:rsidR="00F1186F">
        <w:t>7</w:t>
      </w:r>
    </w:p>
    <w:p w14:paraId="33ADABD0" w14:textId="02EBBEF3" w:rsidR="008F3AEA" w:rsidRDefault="008F3AEA" w:rsidP="008F3AEA">
      <w:pPr>
        <w:tabs>
          <w:tab w:val="center" w:pos="1608"/>
          <w:tab w:val="center" w:pos="3222"/>
          <w:tab w:val="center" w:pos="8899"/>
        </w:tabs>
        <w:spacing w:after="160" w:line="259" w:lineRule="auto"/>
        <w:ind w:right="0"/>
        <w:jc w:val="left"/>
        <w:rPr>
          <w:b/>
          <w:szCs w:val="24"/>
        </w:rPr>
      </w:pPr>
      <w:r>
        <w:rPr>
          <w:b/>
          <w:szCs w:val="24"/>
        </w:rPr>
        <w:t>8</w:t>
      </w:r>
      <w:r>
        <w:rPr>
          <w:b/>
          <w:sz w:val="20"/>
        </w:rPr>
        <w:t xml:space="preserve">. </w:t>
      </w:r>
      <w:r>
        <w:rPr>
          <w:rFonts w:eastAsia="Arial"/>
          <w:b/>
          <w:szCs w:val="24"/>
        </w:rPr>
        <w:t xml:space="preserve"> </w:t>
      </w:r>
      <w:r>
        <w:rPr>
          <w:b/>
          <w:szCs w:val="24"/>
        </w:rPr>
        <w:t>REFERENCES                                                                                                     3</w:t>
      </w:r>
      <w:r w:rsidR="00F1186F">
        <w:rPr>
          <w:b/>
          <w:szCs w:val="24"/>
        </w:rPr>
        <w:t>8</w:t>
      </w:r>
    </w:p>
    <w:p w14:paraId="28A50BAD" w14:textId="6E933E4E" w:rsidR="008F3AEA" w:rsidRDefault="008F3AEA" w:rsidP="008F3AEA">
      <w:pPr>
        <w:tabs>
          <w:tab w:val="center" w:pos="1608"/>
          <w:tab w:val="center" w:pos="3222"/>
          <w:tab w:val="center" w:pos="8899"/>
        </w:tabs>
        <w:spacing w:after="160" w:line="259" w:lineRule="auto"/>
        <w:ind w:leftChars="395" w:left="948" w:right="0" w:firstLineChars="45" w:firstLine="108"/>
        <w:jc w:val="left"/>
        <w:rPr>
          <w:bCs/>
        </w:rPr>
      </w:pPr>
      <w:r>
        <w:rPr>
          <w:bCs/>
        </w:rPr>
        <w:t xml:space="preserve">8.1     REFERENCES                                                                                           </w:t>
      </w:r>
      <w:r w:rsidR="001B538B">
        <w:rPr>
          <w:bCs/>
        </w:rPr>
        <w:t>3</w:t>
      </w:r>
      <w:r w:rsidR="00F1186F">
        <w:rPr>
          <w:bCs/>
        </w:rPr>
        <w:t>8</w:t>
      </w:r>
    </w:p>
    <w:p w14:paraId="4A4413E0" w14:textId="64C0A7B5" w:rsidR="008F3AEA" w:rsidRDefault="00F00378" w:rsidP="008F3AEA">
      <w:pPr>
        <w:ind w:left="0" w:firstLine="0"/>
        <w:rPr>
          <w:bCs/>
        </w:rPr>
      </w:pPr>
      <w:r>
        <w:rPr>
          <w:bCs/>
        </w:rPr>
        <w:t xml:space="preserve">                  </w:t>
      </w:r>
      <w:r w:rsidR="008F3AEA">
        <w:rPr>
          <w:bCs/>
        </w:rPr>
        <w:t xml:space="preserve">8.2     GITHUB LINK         </w:t>
      </w:r>
      <w:r w:rsidR="001B538B">
        <w:rPr>
          <w:bCs/>
        </w:rPr>
        <w:t xml:space="preserve">                                                                                 </w:t>
      </w:r>
      <w:r w:rsidR="00F1186F">
        <w:rPr>
          <w:bCs/>
        </w:rPr>
        <w:t>39</w:t>
      </w:r>
    </w:p>
    <w:p w14:paraId="1F0E457B" w14:textId="77777777" w:rsidR="008F3AEA" w:rsidRDefault="008F3AEA" w:rsidP="008F3AEA">
      <w:pPr>
        <w:ind w:left="0" w:firstLine="0"/>
        <w:rPr>
          <w:bCs/>
        </w:rPr>
      </w:pPr>
    </w:p>
    <w:p w14:paraId="7BE6AE4D" w14:textId="77777777" w:rsidR="008F3AEA" w:rsidRDefault="008F3AEA" w:rsidP="008F3AEA">
      <w:pPr>
        <w:ind w:left="0" w:firstLine="0"/>
        <w:rPr>
          <w:bCs/>
        </w:rPr>
      </w:pPr>
    </w:p>
    <w:p w14:paraId="01DA46F2" w14:textId="77777777" w:rsidR="008F3AEA" w:rsidRDefault="008F3AEA" w:rsidP="008F3AEA">
      <w:pPr>
        <w:ind w:left="0" w:firstLine="0"/>
        <w:rPr>
          <w:bCs/>
        </w:rPr>
      </w:pPr>
    </w:p>
    <w:p w14:paraId="145C61FB" w14:textId="77777777" w:rsidR="008F3AEA" w:rsidRDefault="008F3AEA" w:rsidP="008F3AEA">
      <w:pPr>
        <w:ind w:left="0" w:firstLine="0"/>
        <w:rPr>
          <w:bCs/>
        </w:rPr>
      </w:pPr>
    </w:p>
    <w:p w14:paraId="03C89A31" w14:textId="77777777" w:rsidR="008F3AEA" w:rsidRDefault="008F3AEA" w:rsidP="008F3AEA">
      <w:pPr>
        <w:ind w:left="0" w:firstLine="0"/>
        <w:rPr>
          <w:bCs/>
        </w:rPr>
      </w:pPr>
    </w:p>
    <w:p w14:paraId="61DB6DFB" w14:textId="77777777" w:rsidR="008F3AEA" w:rsidRDefault="008F3AEA" w:rsidP="008F3AEA">
      <w:pPr>
        <w:ind w:left="0" w:firstLine="0"/>
        <w:rPr>
          <w:bCs/>
        </w:rPr>
      </w:pPr>
    </w:p>
    <w:p w14:paraId="26DC0DA8" w14:textId="77777777" w:rsidR="008F3AEA" w:rsidRDefault="008F3AEA" w:rsidP="008F3AEA">
      <w:pPr>
        <w:ind w:left="0" w:firstLine="0"/>
        <w:rPr>
          <w:bCs/>
        </w:rPr>
      </w:pPr>
    </w:p>
    <w:p w14:paraId="463C36F6" w14:textId="77777777" w:rsidR="008F3AEA" w:rsidRDefault="008F3AEA" w:rsidP="008F3AEA">
      <w:pPr>
        <w:ind w:left="0" w:firstLine="0"/>
        <w:rPr>
          <w:bCs/>
        </w:rPr>
      </w:pPr>
    </w:p>
    <w:p w14:paraId="424FCE75" w14:textId="77777777" w:rsidR="008F3AEA" w:rsidRDefault="008F3AEA" w:rsidP="008F3AEA">
      <w:pPr>
        <w:ind w:left="0" w:firstLine="0"/>
        <w:rPr>
          <w:bCs/>
        </w:rPr>
      </w:pPr>
    </w:p>
    <w:p w14:paraId="26544F4C" w14:textId="77777777" w:rsidR="008F3AEA" w:rsidRDefault="008F3AEA" w:rsidP="008F3AEA">
      <w:pPr>
        <w:ind w:left="0" w:firstLine="0"/>
        <w:rPr>
          <w:bCs/>
        </w:rPr>
      </w:pPr>
    </w:p>
    <w:p w14:paraId="5004258A" w14:textId="77777777" w:rsidR="008F3AEA" w:rsidRDefault="008F3AEA" w:rsidP="008F3AEA">
      <w:pPr>
        <w:ind w:left="0" w:firstLine="0"/>
        <w:rPr>
          <w:bCs/>
        </w:rPr>
      </w:pPr>
    </w:p>
    <w:p w14:paraId="6FA5A6FC" w14:textId="77777777" w:rsidR="008F3AEA" w:rsidRDefault="008F3AEA" w:rsidP="008F3AEA">
      <w:pPr>
        <w:ind w:left="0" w:firstLine="0"/>
        <w:rPr>
          <w:bCs/>
        </w:rPr>
      </w:pPr>
    </w:p>
    <w:p w14:paraId="54ADFE8C" w14:textId="77777777" w:rsidR="008F3AEA" w:rsidRDefault="008F3AEA" w:rsidP="008F3AEA">
      <w:pPr>
        <w:ind w:left="0" w:firstLine="0"/>
        <w:rPr>
          <w:bCs/>
        </w:rPr>
      </w:pPr>
    </w:p>
    <w:p w14:paraId="705C6791" w14:textId="77777777" w:rsidR="008F3AEA" w:rsidRDefault="008F3AEA" w:rsidP="008F3AEA">
      <w:pPr>
        <w:ind w:left="0" w:firstLine="0"/>
        <w:rPr>
          <w:bCs/>
        </w:rPr>
      </w:pPr>
    </w:p>
    <w:p w14:paraId="64AA40F8" w14:textId="77777777" w:rsidR="008F3AEA" w:rsidRDefault="008F3AEA" w:rsidP="008F3AEA">
      <w:pPr>
        <w:ind w:left="0" w:firstLine="0"/>
        <w:rPr>
          <w:bCs/>
        </w:rPr>
      </w:pPr>
    </w:p>
    <w:p w14:paraId="6532888D" w14:textId="77777777" w:rsidR="008F3AEA" w:rsidRDefault="008F3AEA" w:rsidP="008F3AEA">
      <w:pPr>
        <w:ind w:left="0" w:firstLine="0"/>
        <w:rPr>
          <w:bCs/>
        </w:rPr>
      </w:pPr>
    </w:p>
    <w:p w14:paraId="420531B4" w14:textId="77777777" w:rsidR="008F3AEA" w:rsidRDefault="008F3AEA" w:rsidP="008F3AEA">
      <w:pPr>
        <w:ind w:left="0" w:firstLine="0"/>
        <w:rPr>
          <w:bCs/>
        </w:rPr>
      </w:pPr>
    </w:p>
    <w:p w14:paraId="7EE8B50C" w14:textId="77777777" w:rsidR="008F3AEA" w:rsidRDefault="008F3AEA" w:rsidP="008F3AEA">
      <w:pPr>
        <w:ind w:left="0" w:firstLine="0"/>
        <w:rPr>
          <w:bCs/>
        </w:rPr>
      </w:pPr>
    </w:p>
    <w:p w14:paraId="1F6C5BB3" w14:textId="77777777" w:rsidR="008F3AEA" w:rsidRDefault="008F3AEA" w:rsidP="008F3AEA">
      <w:pPr>
        <w:ind w:left="0" w:firstLine="0"/>
        <w:rPr>
          <w:bCs/>
        </w:rPr>
      </w:pPr>
    </w:p>
    <w:p w14:paraId="163B58A3" w14:textId="77777777" w:rsidR="00A248C5" w:rsidRDefault="00A248C5" w:rsidP="008F3AEA">
      <w:pPr>
        <w:ind w:left="0" w:firstLine="0"/>
        <w:rPr>
          <w:b/>
          <w:sz w:val="72"/>
        </w:rPr>
      </w:pPr>
    </w:p>
    <w:p w14:paraId="678C691E" w14:textId="77777777" w:rsidR="00A248C5" w:rsidRDefault="00A248C5" w:rsidP="008F3AEA">
      <w:pPr>
        <w:ind w:left="0" w:firstLine="0"/>
        <w:rPr>
          <w:b/>
          <w:sz w:val="72"/>
        </w:rPr>
      </w:pPr>
    </w:p>
    <w:p w14:paraId="52FE79AC" w14:textId="77777777" w:rsidR="00A248C5" w:rsidRDefault="00A248C5" w:rsidP="008F3AEA">
      <w:pPr>
        <w:ind w:left="0" w:firstLine="0"/>
        <w:rPr>
          <w:b/>
          <w:sz w:val="72"/>
        </w:rPr>
      </w:pPr>
    </w:p>
    <w:p w14:paraId="07CEF71E" w14:textId="77777777" w:rsidR="00A248C5" w:rsidRDefault="00A248C5" w:rsidP="008F3AEA">
      <w:pPr>
        <w:ind w:left="0" w:firstLine="0"/>
        <w:rPr>
          <w:b/>
          <w:sz w:val="72"/>
        </w:rPr>
      </w:pPr>
    </w:p>
    <w:p w14:paraId="32C9E2C2" w14:textId="77777777" w:rsidR="00A248C5" w:rsidRDefault="00A248C5" w:rsidP="008F3AEA">
      <w:pPr>
        <w:ind w:left="0" w:firstLine="0"/>
        <w:rPr>
          <w:b/>
          <w:sz w:val="72"/>
        </w:rPr>
      </w:pPr>
    </w:p>
    <w:p w14:paraId="3A737D39" w14:textId="77777777" w:rsidR="00A248C5" w:rsidRDefault="00A248C5" w:rsidP="008F3AEA">
      <w:pPr>
        <w:ind w:left="0" w:firstLine="0"/>
        <w:rPr>
          <w:b/>
          <w:sz w:val="72"/>
        </w:rPr>
      </w:pPr>
    </w:p>
    <w:p w14:paraId="4C618666" w14:textId="27F23EF0" w:rsidR="00E21920" w:rsidRDefault="00A248C5" w:rsidP="00DB11FD">
      <w:pPr>
        <w:ind w:left="0" w:firstLine="0"/>
        <w:jc w:val="center"/>
        <w:rPr>
          <w:b/>
          <w:sz w:val="72"/>
        </w:rPr>
      </w:pPr>
      <w:r>
        <w:rPr>
          <w:b/>
          <w:sz w:val="72"/>
        </w:rPr>
        <w:t>1.INTRODUCTION</w:t>
      </w:r>
    </w:p>
    <w:p w14:paraId="0EAD70F2" w14:textId="77777777" w:rsidR="00A248C5" w:rsidRPr="00A248C5" w:rsidRDefault="00A248C5" w:rsidP="00A248C5">
      <w:pPr>
        <w:rPr>
          <w:sz w:val="72"/>
        </w:rPr>
      </w:pPr>
    </w:p>
    <w:p w14:paraId="63B70A20" w14:textId="77777777" w:rsidR="00A248C5" w:rsidRPr="00A248C5" w:rsidRDefault="00A248C5" w:rsidP="00A248C5">
      <w:pPr>
        <w:rPr>
          <w:sz w:val="72"/>
        </w:rPr>
      </w:pPr>
    </w:p>
    <w:p w14:paraId="75C4A7DE" w14:textId="77777777" w:rsidR="00A248C5" w:rsidRPr="00A248C5" w:rsidRDefault="00A248C5" w:rsidP="00A248C5">
      <w:pPr>
        <w:rPr>
          <w:sz w:val="72"/>
        </w:rPr>
      </w:pPr>
    </w:p>
    <w:p w14:paraId="6CD71681" w14:textId="36C58850" w:rsidR="00A248C5" w:rsidRPr="000A255F" w:rsidRDefault="00A248C5" w:rsidP="000A255F">
      <w:pPr>
        <w:tabs>
          <w:tab w:val="left" w:pos="1900"/>
        </w:tabs>
        <w:ind w:left="0" w:firstLine="0"/>
        <w:rPr>
          <w:sz w:val="72"/>
        </w:rPr>
      </w:pPr>
      <w:r>
        <w:rPr>
          <w:b/>
          <w:szCs w:val="24"/>
        </w:rPr>
        <w:t xml:space="preserve">        </w:t>
      </w:r>
      <w:r>
        <w:rPr>
          <w:b/>
          <w:sz w:val="16"/>
          <w:szCs w:val="16"/>
        </w:rPr>
        <w:t xml:space="preserve"> </w:t>
      </w:r>
    </w:p>
    <w:p w14:paraId="1D2DDEB7" w14:textId="12873B64" w:rsidR="00A248C5" w:rsidRDefault="00A248C5" w:rsidP="00A248C5">
      <w:pPr>
        <w:spacing w:after="0" w:line="259" w:lineRule="auto"/>
        <w:ind w:left="0" w:right="0" w:firstLine="0"/>
        <w:jc w:val="right"/>
        <w:rPr>
          <w:b/>
          <w:sz w:val="16"/>
          <w:szCs w:val="16"/>
        </w:rPr>
      </w:pPr>
    </w:p>
    <w:p w14:paraId="2B46AF32" w14:textId="77777777" w:rsidR="00A248C5" w:rsidRPr="00A248C5" w:rsidRDefault="00A248C5" w:rsidP="00A248C5">
      <w:pPr>
        <w:spacing w:after="0" w:line="259" w:lineRule="auto"/>
        <w:ind w:left="0" w:right="0" w:firstLine="0"/>
        <w:jc w:val="right"/>
        <w:rPr>
          <w:sz w:val="16"/>
          <w:szCs w:val="16"/>
        </w:rPr>
      </w:pPr>
    </w:p>
    <w:p w14:paraId="28E0EE70" w14:textId="77777777" w:rsidR="00AA2FE7" w:rsidRDefault="00A248C5" w:rsidP="00A248C5">
      <w:pPr>
        <w:pStyle w:val="Heading2"/>
        <w:ind w:left="1076" w:firstLine="0"/>
        <w:rPr>
          <w:sz w:val="32"/>
        </w:rPr>
      </w:pPr>
      <w:r>
        <w:rPr>
          <w:sz w:val="32"/>
        </w:rPr>
        <w:t xml:space="preserve">   </w:t>
      </w:r>
      <w:r>
        <w:rPr>
          <w:sz w:val="32"/>
        </w:rPr>
        <w:tab/>
      </w:r>
      <w:r>
        <w:rPr>
          <w:sz w:val="32"/>
        </w:rPr>
        <w:tab/>
      </w:r>
      <w:r>
        <w:rPr>
          <w:sz w:val="32"/>
        </w:rPr>
        <w:tab/>
        <w:t xml:space="preserve"> </w:t>
      </w:r>
    </w:p>
    <w:p w14:paraId="11A42E5C" w14:textId="77777777" w:rsidR="00AA2FE7" w:rsidRDefault="00AA2FE7" w:rsidP="00A248C5">
      <w:pPr>
        <w:pStyle w:val="Heading2"/>
        <w:ind w:left="1076" w:firstLine="0"/>
        <w:rPr>
          <w:sz w:val="32"/>
        </w:rPr>
      </w:pPr>
    </w:p>
    <w:p w14:paraId="4E9FA61C" w14:textId="77777777" w:rsidR="00AA2FE7" w:rsidRDefault="00AA2FE7" w:rsidP="00A248C5">
      <w:pPr>
        <w:pStyle w:val="Heading2"/>
        <w:ind w:left="1076" w:firstLine="0"/>
        <w:rPr>
          <w:sz w:val="32"/>
        </w:rPr>
      </w:pPr>
    </w:p>
    <w:p w14:paraId="2D06758A" w14:textId="77777777" w:rsidR="00AA2FE7" w:rsidRDefault="00AA2FE7" w:rsidP="00AA2FE7"/>
    <w:p w14:paraId="58A977F7" w14:textId="77777777" w:rsidR="00AA2FE7" w:rsidRPr="00AA2FE7" w:rsidRDefault="00AA2FE7" w:rsidP="00AA2FE7"/>
    <w:p w14:paraId="6D94583D" w14:textId="15642E3F" w:rsidR="00AA2FE7" w:rsidRDefault="00377820" w:rsidP="00A248C5">
      <w:pPr>
        <w:pStyle w:val="Heading2"/>
        <w:ind w:left="1076" w:firstLine="0"/>
        <w:rPr>
          <w:sz w:val="32"/>
        </w:rPr>
      </w:pPr>
      <w:ins w:id="18" w:author="Ajay kumar Chigurla" w:date="2023-09-21T11:55:00Z">
        <w:r w:rsidRPr="00377820">
          <w:rPr>
            <w:noProof/>
            <w:sz w:val="32"/>
          </w:rPr>
          <w:lastRenderedPageBreak/>
          <mc:AlternateContent>
            <mc:Choice Requires="wps">
              <w:drawing>
                <wp:anchor distT="45720" distB="45720" distL="114300" distR="114300" simplePos="0" relativeHeight="251659264" behindDoc="0" locked="0" layoutInCell="1" allowOverlap="1" wp14:anchorId="4FCE5F69" wp14:editId="3CC2CF93">
                  <wp:simplePos x="0" y="0"/>
                  <wp:positionH relativeFrom="margin">
                    <wp:posOffset>367393</wp:posOffset>
                  </wp:positionH>
                  <wp:positionV relativeFrom="page">
                    <wp:posOffset>416378</wp:posOffset>
                  </wp:positionV>
                  <wp:extent cx="5436870" cy="2533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31BF629C" w14:textId="6EA996C2" w:rsidR="00377820" w:rsidRPr="00377820" w:rsidRDefault="00377820" w:rsidP="00377820">
                              <w:pPr>
                                <w:pStyle w:val="Header"/>
                                <w:rPr>
                                  <w:ins w:id="19" w:author="Ajay kumar Chigurla" w:date="2023-09-21T11:55:00Z"/>
                                  <w:sz w:val="21"/>
                                  <w:szCs w:val="20"/>
                                </w:rPr>
                              </w:pPr>
                              <w:ins w:id="20"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CE5F69" id="_x0000_t202" coordsize="21600,21600" o:spt="202" path="m,l,21600r21600,l21600,xe">
                  <v:stroke joinstyle="miter"/>
                  <v:path gradientshapeok="t" o:connecttype="rect"/>
                </v:shapetype>
                <v:shape id="Text Box 2" o:spid="_x0000_s1026" type="#_x0000_t202" style="position:absolute;left:0;text-align:left;margin-left:28.95pt;margin-top:32.8pt;width:428.1pt;height:19.95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" stroked="f">
                  <v:textbox style="mso-fit-shape-to-text:t">
                    <w:txbxContent>
                      <w:p w14:paraId="31BF629C" w14:textId="6EA996C2" w:rsidR="00377820" w:rsidRPr="00377820" w:rsidRDefault="00377820" w:rsidP="00377820">
                        <w:pPr>
                          <w:pStyle w:val="Header"/>
                          <w:rPr>
                            <w:ins w:id="21" w:author="Ajay kumar Chigurla" w:date="2023-09-21T11:55:00Z"/>
                            <w:sz w:val="21"/>
                            <w:szCs w:val="20"/>
                          </w:rPr>
                        </w:pPr>
                        <w:ins w:id="22"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
    <w:p w14:paraId="118B91B9" w14:textId="77777777" w:rsidR="00863B03" w:rsidRDefault="00863B03" w:rsidP="00863B03">
      <w:pPr>
        <w:pStyle w:val="Heading2"/>
        <w:ind w:left="0" w:firstLine="0"/>
        <w:rPr>
          <w:sz w:val="32"/>
        </w:rPr>
      </w:pPr>
    </w:p>
    <w:p w14:paraId="03C5CE81" w14:textId="0F7834BB" w:rsidR="00A248C5" w:rsidRPr="00863B03" w:rsidRDefault="00A248C5" w:rsidP="00863B03">
      <w:pPr>
        <w:pStyle w:val="Heading2"/>
        <w:ind w:left="0" w:firstLine="0"/>
        <w:rPr>
          <w:sz w:val="32"/>
        </w:rPr>
      </w:pPr>
      <w:r>
        <w:rPr>
          <w:sz w:val="32"/>
        </w:rPr>
        <w:t xml:space="preserve"> 1.</w:t>
      </w:r>
      <w:r>
        <w:rPr>
          <w:rFonts w:eastAsia="Arial"/>
          <w:sz w:val="32"/>
        </w:rPr>
        <w:t xml:space="preserve"> </w:t>
      </w:r>
      <w:r>
        <w:rPr>
          <w:sz w:val="32"/>
        </w:rPr>
        <w:t xml:space="preserve">INTRODUCTION </w:t>
      </w:r>
    </w:p>
    <w:p w14:paraId="22D80A33" w14:textId="77777777" w:rsidR="00863B03" w:rsidRDefault="00A248C5" w:rsidP="00863B03">
      <w:pPr>
        <w:spacing w:after="0" w:line="259" w:lineRule="auto"/>
        <w:ind w:left="0" w:right="0" w:firstLine="0"/>
        <w:jc w:val="left"/>
        <w:rPr>
          <w:b/>
          <w:sz w:val="20"/>
        </w:rPr>
      </w:pPr>
      <w:r>
        <w:rPr>
          <w:b/>
          <w:sz w:val="20"/>
        </w:rPr>
        <w:t xml:space="preserve"> </w:t>
      </w:r>
    </w:p>
    <w:p w14:paraId="4993B23D" w14:textId="77777777" w:rsidR="00863B03" w:rsidRDefault="00863B03" w:rsidP="00863B03">
      <w:pPr>
        <w:spacing w:after="0" w:line="259" w:lineRule="auto"/>
        <w:ind w:left="0" w:right="0" w:firstLine="0"/>
        <w:jc w:val="left"/>
        <w:rPr>
          <w:b/>
          <w:sz w:val="20"/>
        </w:rPr>
      </w:pPr>
    </w:p>
    <w:p w14:paraId="089C3881" w14:textId="550C07CA" w:rsidR="00A248C5" w:rsidRPr="00863B03" w:rsidRDefault="00A248C5" w:rsidP="00863B03">
      <w:pPr>
        <w:spacing w:after="0" w:line="259" w:lineRule="auto"/>
        <w:ind w:left="0" w:right="0" w:firstLine="0"/>
        <w:jc w:val="left"/>
        <w:rPr>
          <w:b/>
          <w:sz w:val="20"/>
        </w:rPr>
      </w:pPr>
      <w:r>
        <w:rPr>
          <w:rFonts w:eastAsia="Arial"/>
          <w:sz w:val="28"/>
          <w:szCs w:val="28"/>
        </w:rPr>
        <w:t xml:space="preserve"> </w:t>
      </w:r>
      <w:proofErr w:type="gramStart"/>
      <w:r>
        <w:rPr>
          <w:rFonts w:eastAsia="Arial"/>
          <w:b/>
          <w:bCs/>
          <w:color w:val="auto"/>
          <w:sz w:val="28"/>
          <w:szCs w:val="28"/>
        </w:rPr>
        <w:t>1.1</w:t>
      </w:r>
      <w:r>
        <w:rPr>
          <w:rFonts w:eastAsia="Arial"/>
          <w:color w:val="auto"/>
          <w:sz w:val="28"/>
          <w:szCs w:val="28"/>
        </w:rPr>
        <w:t xml:space="preserve"> </w:t>
      </w:r>
      <w:r>
        <w:rPr>
          <w:rFonts w:eastAsia="Arial"/>
          <w:sz w:val="28"/>
          <w:szCs w:val="28"/>
        </w:rPr>
        <w:t xml:space="preserve"> </w:t>
      </w:r>
      <w:r>
        <w:rPr>
          <w:b/>
          <w:bCs/>
          <w:color w:val="auto"/>
          <w:sz w:val="28"/>
          <w:szCs w:val="28"/>
        </w:rPr>
        <w:t>PROJECT</w:t>
      </w:r>
      <w:proofErr w:type="gramEnd"/>
      <w:r>
        <w:rPr>
          <w:b/>
          <w:bCs/>
          <w:color w:val="auto"/>
          <w:sz w:val="28"/>
          <w:szCs w:val="28"/>
        </w:rPr>
        <w:t xml:space="preserve"> SCOPE </w:t>
      </w:r>
    </w:p>
    <w:p w14:paraId="6C3066C8" w14:textId="77777777" w:rsidR="00A248C5" w:rsidRDefault="00A248C5" w:rsidP="00A248C5">
      <w:pPr>
        <w:spacing w:after="0" w:line="360" w:lineRule="auto"/>
        <w:ind w:left="0" w:right="0" w:firstLine="0"/>
      </w:pPr>
      <w:r>
        <w:rPr>
          <w:b/>
          <w:sz w:val="31"/>
        </w:rPr>
        <w:t xml:space="preserve"> </w:t>
      </w:r>
    </w:p>
    <w:p w14:paraId="1E80FEC8" w14:textId="1DFE38CF" w:rsidR="00A248C5" w:rsidRDefault="00360CDE" w:rsidP="00360CDE">
      <w:pPr>
        <w:spacing w:after="0" w:line="360" w:lineRule="auto"/>
        <w:ind w:left="0" w:right="0" w:firstLine="720"/>
        <w:rPr>
          <w:color w:val="374151"/>
          <w:shd w:val="clear" w:color="auto" w:fill="F7F7F8"/>
        </w:rPr>
      </w:pPr>
      <w:r w:rsidRPr="00360CDE">
        <w:rPr>
          <w:color w:val="374151"/>
          <w:shd w:val="clear" w:color="auto" w:fill="F7F7F8"/>
        </w:rPr>
        <w:t xml:space="preserve">The project scope for detecting stroke disease using machine learning algorithms involves developing a robust and accurate predictive model to identify potential stroke cases. This model will be trained on relevant medical data, including patient demographics, medical history, lifestyle factors, and specific health indicators. The algorithm will analyze and process this data to detect patterns and correlations associated with strokes. The goal is to create a tool that can effectively predict the likelihood of an individual experiencing a stroke based on the provided parameters. The model will require validation and fine-tuning to ensure its accuracy and reliability. Additionally, the project will explore the integration of real-time data input and user-friendly interfaces to enhance usability for both medical professionals and the general public. The </w:t>
      </w:r>
      <w:proofErr w:type="gramStart"/>
      <w:r w:rsidRPr="00360CDE">
        <w:rPr>
          <w:color w:val="374151"/>
          <w:shd w:val="clear" w:color="auto" w:fill="F7F7F8"/>
        </w:rPr>
        <w:t>ultimate aim</w:t>
      </w:r>
      <w:proofErr w:type="gramEnd"/>
      <w:r w:rsidRPr="00360CDE">
        <w:rPr>
          <w:color w:val="374151"/>
          <w:shd w:val="clear" w:color="auto" w:fill="F7F7F8"/>
        </w:rPr>
        <w:t xml:space="preserve"> is to contribute to early detection and proactive intervention in stroke cases, potentially saving lives and improving overall healthcare outcomes.</w:t>
      </w:r>
    </w:p>
    <w:p w14:paraId="0CD87BF1" w14:textId="77777777" w:rsidR="00360CDE" w:rsidRPr="00360CDE" w:rsidRDefault="00360CDE" w:rsidP="00A248C5">
      <w:pPr>
        <w:spacing w:after="0" w:line="360" w:lineRule="auto"/>
        <w:ind w:left="0" w:right="0" w:firstLine="720"/>
      </w:pPr>
    </w:p>
    <w:p w14:paraId="55BB06BC" w14:textId="77777777" w:rsidR="00A248C5" w:rsidRDefault="00A248C5" w:rsidP="00A248C5">
      <w:pPr>
        <w:spacing w:after="0" w:line="360" w:lineRule="auto"/>
        <w:ind w:left="0" w:right="0" w:firstLine="0"/>
        <w:rPr>
          <w:b/>
          <w:bCs/>
          <w:color w:val="000000" w:themeColor="text1"/>
          <w:sz w:val="28"/>
          <w:szCs w:val="28"/>
        </w:rPr>
      </w:pPr>
      <w:r>
        <w:rPr>
          <w:b/>
          <w:bCs/>
          <w:color w:val="000000" w:themeColor="text1"/>
          <w:sz w:val="28"/>
          <w:szCs w:val="28"/>
        </w:rPr>
        <w:t>1.2   PROJECT PURPOSE</w:t>
      </w:r>
    </w:p>
    <w:p w14:paraId="02FE5076" w14:textId="77777777" w:rsidR="00A248C5" w:rsidRDefault="00A248C5" w:rsidP="00A248C5">
      <w:pPr>
        <w:spacing w:after="0" w:line="360" w:lineRule="auto"/>
        <w:ind w:left="0" w:right="0" w:firstLine="720"/>
        <w:rPr>
          <w:b/>
          <w:bCs/>
          <w:color w:val="000000" w:themeColor="text1"/>
          <w:sz w:val="28"/>
          <w:szCs w:val="28"/>
        </w:rPr>
      </w:pPr>
      <w:r>
        <w:rPr>
          <w:b/>
          <w:bCs/>
          <w:color w:val="000000" w:themeColor="text1"/>
          <w:sz w:val="28"/>
          <w:szCs w:val="28"/>
        </w:rPr>
        <w:t xml:space="preserve"> </w:t>
      </w:r>
    </w:p>
    <w:p w14:paraId="44FEAE07" w14:textId="784F6F36" w:rsidR="00A248C5" w:rsidRDefault="00360CDE" w:rsidP="00360CDE">
      <w:pPr>
        <w:spacing w:after="0" w:line="360" w:lineRule="auto"/>
        <w:ind w:left="0" w:right="0" w:firstLine="720"/>
        <w:rPr>
          <w:color w:val="374151"/>
          <w:shd w:val="clear" w:color="auto" w:fill="F7F7F8"/>
        </w:rPr>
      </w:pPr>
      <w:r w:rsidRPr="00360CDE">
        <w:rPr>
          <w:color w:val="374151"/>
          <w:shd w:val="clear" w:color="auto" w:fill="F7F7F8"/>
        </w:rPr>
        <w:t>The purpose of the "Detection of Stroke Disease Using Machine Learning Algorithms" project is to develop a robust and efficient system that can accurately identify signs and symptoms associated with strokes in individuals. Stroke is a critical medical condition that requires prompt diagnosis and treatment to prevent severe damage and save lives. By utilizing machine learning algorithms, this project aims to analyze various patient data such as medical history, vital signs, imaging scans, and other relevant information to create a predictive model. This model will aid in early detection and provide medical professionals with valuable insights for timely intervention and appropriate patient care.</w:t>
      </w:r>
    </w:p>
    <w:p w14:paraId="2570E700" w14:textId="0A6118B8" w:rsidR="00360CDE" w:rsidRDefault="00360CDE" w:rsidP="00360CDE">
      <w:pPr>
        <w:spacing w:after="0" w:line="360" w:lineRule="auto"/>
        <w:ind w:left="0" w:right="0" w:firstLine="720"/>
        <w:rPr>
          <w:color w:val="374151"/>
          <w:shd w:val="clear" w:color="auto" w:fill="F7F7F8"/>
        </w:rPr>
      </w:pPr>
    </w:p>
    <w:p w14:paraId="6FBFC377" w14:textId="49FE0750" w:rsidR="00360CDE" w:rsidRPr="00360CDE" w:rsidRDefault="00863B03" w:rsidP="00360CDE">
      <w:pPr>
        <w:spacing w:after="0" w:line="360" w:lineRule="auto"/>
        <w:ind w:left="0" w:right="0" w:firstLine="720"/>
        <w:rPr>
          <w:color w:val="000000" w:themeColor="text1"/>
        </w:rPr>
      </w:pPr>
      <w:r w:rsidRPr="009477AB">
        <w:rPr>
          <w:b/>
          <w:noProof/>
          <w:sz w:val="71"/>
        </w:rPr>
        <mc:AlternateContent>
          <mc:Choice Requires="wps">
            <w:drawing>
              <wp:anchor distT="45720" distB="45720" distL="114300" distR="114300" simplePos="0" relativeHeight="251759616" behindDoc="0" locked="0" layoutInCell="1" allowOverlap="1" wp14:anchorId="189AED2F" wp14:editId="316B51F1">
                <wp:simplePos x="0" y="0"/>
                <wp:positionH relativeFrom="margin">
                  <wp:align>right</wp:align>
                </wp:positionH>
                <wp:positionV relativeFrom="paragraph">
                  <wp:posOffset>484323</wp:posOffset>
                </wp:positionV>
                <wp:extent cx="5730240" cy="342900"/>
                <wp:effectExtent l="0" t="0" r="3810" b="0"/>
                <wp:wrapSquare wrapText="bothSides"/>
                <wp:docPr id="4773060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3BB089D3" w14:textId="78A8E1EB" w:rsidR="00E67FE9" w:rsidRPr="003A5EC4" w:rsidRDefault="00E67FE9">
                            <w:pPr>
                              <w:spacing w:line="360" w:lineRule="auto"/>
                              <w:ind w:left="0" w:firstLine="0"/>
                              <w:rPr>
                                <w:bCs/>
                                <w:szCs w:val="24"/>
                              </w:rPr>
                              <w:pPrChange w:id="23" w:author="Ajay kumar Chigurla" w:date="2023-09-21T11:55:00Z">
                                <w:pPr>
                                  <w:spacing w:line="360" w:lineRule="auto"/>
                                  <w:ind w:left="0" w:firstLineChars="100" w:firstLine="240"/>
                                </w:pPr>
                              </w:pPrChange>
                            </w:pPr>
                            <w:r>
                              <w:rPr>
                                <w:bCs/>
                                <w:szCs w:val="24"/>
                              </w:rPr>
                              <w:t xml:space="preserve">CMRTC                                                                                                                                          </w:t>
                            </w:r>
                            <w:del w:id="24" w:author="Ajay kumar Chigurla" w:date="2023-09-21T11:55:00Z">
                              <w:r>
                                <w:rPr>
                                  <w:bCs/>
                                  <w:szCs w:val="24"/>
                                </w:rPr>
                                <w:delText xml:space="preserve">  </w:delText>
                              </w:r>
                            </w:del>
                            <w:r w:rsidR="00863B03">
                              <w:rPr>
                                <w:bCs/>
                                <w:szCs w:val="24"/>
                              </w:rPr>
                              <w:t>1</w:t>
                            </w:r>
                          </w:p>
                          <w:p w14:paraId="7EA43CD0" w14:textId="77777777" w:rsidR="00E67FE9" w:rsidRDefault="00E67FE9" w:rsidP="00E67F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AED2F" id="_x0000_s1027" type="#_x0000_t202" style="position:absolute;left:0;text-align:left;margin-left:400pt;margin-top:38.15pt;width:451.2pt;height:27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" stroked="f">
                <v:textbox>
                  <w:txbxContent>
                    <w:p w14:paraId="3BB089D3" w14:textId="78A8E1EB" w:rsidR="00E67FE9" w:rsidRPr="003A5EC4" w:rsidRDefault="00E67FE9">
                      <w:pPr>
                        <w:spacing w:line="360" w:lineRule="auto"/>
                        <w:ind w:left="0" w:firstLine="0"/>
                        <w:rPr>
                          <w:bCs/>
                          <w:szCs w:val="24"/>
                        </w:rPr>
                        <w:pPrChange w:id="25" w:author="Ajay kumar Chigurla" w:date="2023-09-21T11:55:00Z">
                          <w:pPr>
                            <w:spacing w:line="360" w:lineRule="auto"/>
                            <w:ind w:left="0" w:firstLineChars="100" w:firstLine="240"/>
                          </w:pPr>
                        </w:pPrChange>
                      </w:pPr>
                      <w:r>
                        <w:rPr>
                          <w:bCs/>
                          <w:szCs w:val="24"/>
                        </w:rPr>
                        <w:t xml:space="preserve">CMRTC                                                                                                                                          </w:t>
                      </w:r>
                      <w:del w:id="26" w:author="Ajay kumar Chigurla" w:date="2023-09-21T11:55:00Z">
                        <w:r>
                          <w:rPr>
                            <w:bCs/>
                            <w:szCs w:val="24"/>
                          </w:rPr>
                          <w:delText xml:space="preserve">  </w:delText>
                        </w:r>
                      </w:del>
                      <w:r w:rsidR="00863B03">
                        <w:rPr>
                          <w:bCs/>
                          <w:szCs w:val="24"/>
                        </w:rPr>
                        <w:t>1</w:t>
                      </w:r>
                    </w:p>
                    <w:p w14:paraId="7EA43CD0" w14:textId="77777777" w:rsidR="00E67FE9" w:rsidRDefault="00E67FE9" w:rsidP="00E67FE9"/>
                  </w:txbxContent>
                </v:textbox>
                <w10:wrap type="square" anchorx="margin"/>
              </v:shape>
            </w:pict>
          </mc:Fallback>
        </mc:AlternateContent>
      </w:r>
    </w:p>
    <w:p w14:paraId="2C59784D" w14:textId="366A1C4E" w:rsidR="00A248C5" w:rsidRPr="00863B03" w:rsidRDefault="00377820" w:rsidP="00863B03">
      <w:pPr>
        <w:spacing w:after="0" w:line="360" w:lineRule="auto"/>
        <w:ind w:left="0" w:right="0" w:firstLine="0"/>
        <w:rPr>
          <w:color w:val="auto"/>
        </w:rPr>
      </w:pPr>
      <w:ins w:id="27" w:author="Ajay kumar Chigurla" w:date="2023-09-21T11:55:00Z">
        <w:r w:rsidRPr="00377820">
          <w:rPr>
            <w:noProof/>
            <w:sz w:val="32"/>
          </w:rPr>
          <w:lastRenderedPageBreak/>
          <mc:AlternateContent>
            <mc:Choice Requires="wps">
              <w:drawing>
                <wp:anchor distT="45720" distB="45720" distL="114300" distR="114300" simplePos="0" relativeHeight="251661312" behindDoc="0" locked="0" layoutInCell="1" allowOverlap="1" wp14:anchorId="719AF269" wp14:editId="09A549EA">
                  <wp:simplePos x="0" y="0"/>
                  <wp:positionH relativeFrom="margin">
                    <wp:posOffset>391886</wp:posOffset>
                  </wp:positionH>
                  <wp:positionV relativeFrom="page">
                    <wp:posOffset>331198</wp:posOffset>
                  </wp:positionV>
                  <wp:extent cx="5436870" cy="253365"/>
                  <wp:effectExtent l="0" t="0" r="0" b="0"/>
                  <wp:wrapSquare wrapText="bothSides"/>
                  <wp:docPr id="1539604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1BC11063" w14:textId="77777777" w:rsidR="00377820" w:rsidRPr="00377820" w:rsidRDefault="00377820" w:rsidP="00377820">
                              <w:pPr>
                                <w:pStyle w:val="Header"/>
                                <w:rPr>
                                  <w:ins w:id="28" w:author="Ajay kumar Chigurla" w:date="2023-09-21T11:55:00Z"/>
                                  <w:sz w:val="21"/>
                                  <w:szCs w:val="20"/>
                                </w:rPr>
                              </w:pPr>
                              <w:ins w:id="29"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9AF269" id="_x0000_s1028" type="#_x0000_t202" style="position:absolute;left:0;text-align:left;margin-left:30.85pt;margin-top:26.1pt;width:428.1pt;height:19.95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" stroked="f">
                  <v:textbox style="mso-fit-shape-to-text:t">
                    <w:txbxContent>
                      <w:p w14:paraId="1BC11063" w14:textId="77777777" w:rsidR="00377820" w:rsidRPr="00377820" w:rsidRDefault="00377820" w:rsidP="00377820">
                        <w:pPr>
                          <w:pStyle w:val="Header"/>
                          <w:rPr>
                            <w:ins w:id="30" w:author="Ajay kumar Chigurla" w:date="2023-09-21T11:55:00Z"/>
                            <w:sz w:val="21"/>
                            <w:szCs w:val="20"/>
                          </w:rPr>
                        </w:pPr>
                        <w:ins w:id="31"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A248C5">
        <w:rPr>
          <w:rFonts w:eastAsia="Calibri"/>
          <w:b/>
          <w:bCs/>
          <w:color w:val="auto"/>
          <w:sz w:val="28"/>
          <w:szCs w:val="28"/>
        </w:rPr>
        <w:t>1.3</w:t>
      </w:r>
      <w:r w:rsidR="00A248C5">
        <w:rPr>
          <w:rFonts w:eastAsia="Arial"/>
          <w:b/>
          <w:bCs/>
          <w:color w:val="000000" w:themeColor="text1"/>
          <w:sz w:val="28"/>
          <w:szCs w:val="28"/>
        </w:rPr>
        <w:t xml:space="preserve">   </w:t>
      </w:r>
      <w:proofErr w:type="gramStart"/>
      <w:r w:rsidR="00A248C5">
        <w:rPr>
          <w:b/>
          <w:bCs/>
          <w:color w:val="000000" w:themeColor="text1"/>
          <w:sz w:val="28"/>
          <w:szCs w:val="28"/>
        </w:rPr>
        <w:t>PROJECT  FEATURES</w:t>
      </w:r>
      <w:proofErr w:type="gramEnd"/>
      <w:r w:rsidR="00A248C5">
        <w:rPr>
          <w:b/>
          <w:bCs/>
          <w:color w:val="000000" w:themeColor="text1"/>
          <w:sz w:val="28"/>
          <w:szCs w:val="28"/>
        </w:rPr>
        <w:t xml:space="preserve"> </w:t>
      </w:r>
    </w:p>
    <w:p w14:paraId="7F68DC7D" w14:textId="77777777" w:rsidR="00A248C5" w:rsidRDefault="00A248C5" w:rsidP="00A248C5">
      <w:pPr>
        <w:spacing w:after="0" w:line="360" w:lineRule="auto"/>
        <w:ind w:left="0" w:right="0" w:firstLine="0"/>
        <w:jc w:val="left"/>
      </w:pPr>
      <w:r>
        <w:rPr>
          <w:b/>
          <w:sz w:val="40"/>
        </w:rPr>
        <w:t xml:space="preserve"> </w:t>
      </w:r>
    </w:p>
    <w:p w14:paraId="4261ECE4" w14:textId="0266EAB7" w:rsidR="00A248C5" w:rsidRPr="00360CDE" w:rsidRDefault="00360CDE" w:rsidP="00360CDE">
      <w:pPr>
        <w:spacing w:after="0" w:line="360" w:lineRule="auto"/>
        <w:ind w:left="0" w:right="0" w:firstLine="720"/>
        <w:jc w:val="left"/>
      </w:pPr>
      <w:r w:rsidRPr="00360CDE">
        <w:rPr>
          <w:color w:val="374151"/>
          <w:shd w:val="clear" w:color="auto" w:fill="F7F7F8"/>
        </w:rPr>
        <w:t>The project "Detection of Stroke Disease Using Machine Learning Algorithms" aims to develop an automated system for early stroke detection. It involves collecting and preprocessing medical data, including patient demographics, medical history, and diagnostic tests. Feature selection methods are applied to extract relevant features such as blood pressure, cholesterol levels, and lifestyle habits. Machine learning algorithms like support vector machines, random forests, and neural networks are employed to build predictive models. The models are trained using labeled data to predict the likelihood of a stroke based on the selected features. Evaluation metrics like accuracy, sensitivity, and specificity are utilized to assess model performance. Cross-validation techniques are employed to ensure robustness and generalizability of the models. The system aims to assist healthcare professionals in timely stroke detection, aiding in better patient care and outcomes. Ongoing research and iterative model refinement are crucial to enhance the accuracy and efficiency of stroke detection using machine learning.</w:t>
      </w:r>
      <w:r w:rsidR="00A248C5" w:rsidRPr="00360CDE">
        <w:rPr>
          <w:sz w:val="20"/>
        </w:rPr>
        <w:t xml:space="preserve"> </w:t>
      </w:r>
    </w:p>
    <w:p w14:paraId="41C9B1FB" w14:textId="77777777" w:rsidR="00A248C5" w:rsidRDefault="00A248C5" w:rsidP="00A248C5">
      <w:pPr>
        <w:spacing w:after="0" w:line="259" w:lineRule="auto"/>
        <w:ind w:left="0" w:right="0" w:firstLine="0"/>
        <w:jc w:val="left"/>
      </w:pPr>
      <w:r>
        <w:rPr>
          <w:sz w:val="20"/>
        </w:rPr>
        <w:t xml:space="preserve"> </w:t>
      </w:r>
    </w:p>
    <w:p w14:paraId="71BDCB23" w14:textId="77777777" w:rsidR="00A248C5" w:rsidRDefault="00A248C5" w:rsidP="00A248C5">
      <w:pPr>
        <w:spacing w:after="0" w:line="259" w:lineRule="auto"/>
        <w:ind w:left="0" w:right="0" w:firstLine="0"/>
        <w:jc w:val="left"/>
      </w:pPr>
      <w:r>
        <w:rPr>
          <w:sz w:val="20"/>
        </w:rPr>
        <w:t xml:space="preserve"> </w:t>
      </w:r>
    </w:p>
    <w:p w14:paraId="1926FF91" w14:textId="77777777" w:rsidR="00A248C5" w:rsidRDefault="00A248C5" w:rsidP="00A248C5">
      <w:pPr>
        <w:spacing w:after="0" w:line="259" w:lineRule="auto"/>
        <w:ind w:left="0" w:right="0" w:firstLine="0"/>
        <w:jc w:val="left"/>
        <w:rPr>
          <w:sz w:val="20"/>
        </w:rPr>
      </w:pPr>
      <w:r>
        <w:rPr>
          <w:sz w:val="20"/>
        </w:rPr>
        <w:t xml:space="preserve"> </w:t>
      </w:r>
    </w:p>
    <w:p w14:paraId="08272F47" w14:textId="77777777" w:rsidR="00A248C5" w:rsidRDefault="00A248C5" w:rsidP="00A248C5">
      <w:pPr>
        <w:spacing w:after="0" w:line="259" w:lineRule="auto"/>
        <w:ind w:left="0" w:right="0" w:firstLine="0"/>
        <w:jc w:val="left"/>
        <w:rPr>
          <w:sz w:val="20"/>
        </w:rPr>
      </w:pPr>
    </w:p>
    <w:p w14:paraId="624D62D9" w14:textId="77777777" w:rsidR="00A248C5" w:rsidRDefault="00A248C5" w:rsidP="00A248C5">
      <w:pPr>
        <w:spacing w:after="0" w:line="259" w:lineRule="auto"/>
        <w:ind w:left="0" w:right="0" w:firstLine="0"/>
        <w:jc w:val="left"/>
        <w:rPr>
          <w:sz w:val="20"/>
        </w:rPr>
      </w:pPr>
    </w:p>
    <w:p w14:paraId="4DD6178A" w14:textId="77777777" w:rsidR="00A248C5" w:rsidRDefault="00A248C5" w:rsidP="00A248C5">
      <w:pPr>
        <w:spacing w:after="0" w:line="259" w:lineRule="auto"/>
        <w:ind w:left="0" w:right="0" w:firstLine="0"/>
        <w:jc w:val="left"/>
        <w:rPr>
          <w:sz w:val="20"/>
        </w:rPr>
      </w:pPr>
    </w:p>
    <w:p w14:paraId="2951FAE0" w14:textId="77777777" w:rsidR="00A248C5" w:rsidRDefault="00A248C5" w:rsidP="00A248C5">
      <w:pPr>
        <w:spacing w:after="0" w:line="259" w:lineRule="auto"/>
        <w:ind w:left="0" w:right="0" w:firstLine="0"/>
        <w:jc w:val="left"/>
        <w:rPr>
          <w:sz w:val="20"/>
        </w:rPr>
      </w:pPr>
    </w:p>
    <w:p w14:paraId="491232E0" w14:textId="77777777" w:rsidR="00A248C5" w:rsidRDefault="00A248C5" w:rsidP="00A248C5">
      <w:pPr>
        <w:spacing w:after="0" w:line="259" w:lineRule="auto"/>
        <w:ind w:left="0" w:right="0" w:firstLine="0"/>
        <w:jc w:val="left"/>
      </w:pPr>
    </w:p>
    <w:p w14:paraId="5A368A7F" w14:textId="77777777" w:rsidR="00A248C5" w:rsidRDefault="00A248C5" w:rsidP="00A248C5"/>
    <w:p w14:paraId="796C2325" w14:textId="77777777" w:rsidR="00A248C5" w:rsidRDefault="00A248C5" w:rsidP="00A248C5"/>
    <w:p w14:paraId="448D29B1" w14:textId="4B3CB2C3" w:rsidR="00A248C5" w:rsidRDefault="00A248C5" w:rsidP="00A248C5">
      <w:pPr>
        <w:rPr>
          <w:del w:id="32" w:author="Ajay kumar Chigurla" w:date="2023-09-21T11:55:00Z"/>
        </w:rPr>
      </w:pPr>
    </w:p>
    <w:p w14:paraId="768550D3" w14:textId="77777777" w:rsidR="00A248C5" w:rsidRDefault="00A248C5" w:rsidP="00A248C5">
      <w:pPr>
        <w:rPr>
          <w:del w:id="33" w:author="Ajay kumar Chigurla" w:date="2023-09-21T11:55:00Z"/>
        </w:rPr>
      </w:pPr>
    </w:p>
    <w:p w14:paraId="22B0120F" w14:textId="77777777" w:rsidR="00377820" w:rsidRDefault="00377820">
      <w:pPr>
        <w:ind w:left="0" w:firstLine="0"/>
        <w:pPrChange w:id="34" w:author="Ajay kumar Chigurla" w:date="2023-09-21T11:55:00Z">
          <w:pPr/>
        </w:pPrChange>
      </w:pPr>
    </w:p>
    <w:p w14:paraId="4547F13C" w14:textId="21977B02" w:rsidR="00A248C5" w:rsidRDefault="00A248C5" w:rsidP="00A248C5"/>
    <w:p w14:paraId="73FE54C0" w14:textId="40636B62" w:rsidR="00A248C5" w:rsidRDefault="00A248C5" w:rsidP="00A248C5"/>
    <w:p w14:paraId="7F062E4D" w14:textId="264C7D3F" w:rsidR="00A248C5" w:rsidRDefault="00A248C5" w:rsidP="00A248C5"/>
    <w:p w14:paraId="2B2B372F" w14:textId="43F636A7" w:rsidR="00A248C5" w:rsidRDefault="00A248C5" w:rsidP="00A248C5"/>
    <w:p w14:paraId="33F0DF9D" w14:textId="2DC415B1" w:rsidR="00A248C5" w:rsidRDefault="00A248C5" w:rsidP="00A248C5"/>
    <w:p w14:paraId="3ABF6633" w14:textId="3C16E34F" w:rsidR="00A248C5" w:rsidRDefault="00A248C5" w:rsidP="00A248C5"/>
    <w:p w14:paraId="5BC07609" w14:textId="6A34E6D9" w:rsidR="00A248C5" w:rsidRDefault="00A248C5" w:rsidP="00A248C5"/>
    <w:p w14:paraId="017D2A5D" w14:textId="68417675" w:rsidR="00A248C5" w:rsidRDefault="00A248C5" w:rsidP="00A248C5"/>
    <w:p w14:paraId="513E0D03" w14:textId="5680EAE3" w:rsidR="00A248C5" w:rsidRDefault="00863B03" w:rsidP="00A248C5">
      <w:pPr>
        <w:ind w:left="0" w:firstLine="0"/>
      </w:pPr>
      <w:r w:rsidRPr="009477AB">
        <w:rPr>
          <w:b/>
          <w:noProof/>
          <w:sz w:val="71"/>
        </w:rPr>
        <mc:AlternateContent>
          <mc:Choice Requires="wps">
            <w:drawing>
              <wp:anchor distT="45720" distB="45720" distL="114300" distR="114300" simplePos="0" relativeHeight="251761664" behindDoc="0" locked="0" layoutInCell="1" allowOverlap="1" wp14:anchorId="5EA674D7" wp14:editId="66AABC00">
                <wp:simplePos x="0" y="0"/>
                <wp:positionH relativeFrom="margin">
                  <wp:posOffset>21953</wp:posOffset>
                </wp:positionH>
                <wp:positionV relativeFrom="paragraph">
                  <wp:posOffset>750570</wp:posOffset>
                </wp:positionV>
                <wp:extent cx="5730240" cy="342900"/>
                <wp:effectExtent l="0" t="0" r="3810" b="0"/>
                <wp:wrapSquare wrapText="bothSides"/>
                <wp:docPr id="420023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0D2828C9" w14:textId="01EFFBB2" w:rsidR="00E67FE9" w:rsidRPr="003A5EC4" w:rsidRDefault="00E67FE9">
                            <w:pPr>
                              <w:spacing w:line="360" w:lineRule="auto"/>
                              <w:ind w:left="0" w:firstLine="0"/>
                              <w:rPr>
                                <w:bCs/>
                                <w:szCs w:val="24"/>
                              </w:rPr>
                              <w:pPrChange w:id="35" w:author="Ajay kumar Chigurla" w:date="2023-09-21T11:55:00Z">
                                <w:pPr>
                                  <w:spacing w:line="360" w:lineRule="auto"/>
                                  <w:ind w:left="0" w:firstLineChars="100" w:firstLine="240"/>
                                </w:pPr>
                              </w:pPrChange>
                            </w:pPr>
                            <w:r>
                              <w:rPr>
                                <w:bCs/>
                                <w:szCs w:val="24"/>
                              </w:rPr>
                              <w:t xml:space="preserve">CMRTC                                                                                                                                          </w:t>
                            </w:r>
                            <w:del w:id="36" w:author="Ajay kumar Chigurla" w:date="2023-09-21T11:55:00Z">
                              <w:r>
                                <w:rPr>
                                  <w:bCs/>
                                  <w:szCs w:val="24"/>
                                </w:rPr>
                                <w:delText xml:space="preserve">  </w:delText>
                              </w:r>
                            </w:del>
                            <w:r>
                              <w:rPr>
                                <w:bCs/>
                                <w:szCs w:val="24"/>
                              </w:rPr>
                              <w:t>2</w:t>
                            </w:r>
                          </w:p>
                          <w:p w14:paraId="58B1607D" w14:textId="77777777" w:rsidR="00E67FE9" w:rsidRDefault="00E67FE9" w:rsidP="00E67F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674D7" id="_x0000_s1029" type="#_x0000_t202" style="position:absolute;left:0;text-align:left;margin-left:1.75pt;margin-top:59.1pt;width:451.2pt;height:27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s9EQIAAP0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" stroked="f">
                <v:textbox>
                  <w:txbxContent>
                    <w:p w14:paraId="0D2828C9" w14:textId="01EFFBB2" w:rsidR="00E67FE9" w:rsidRPr="003A5EC4" w:rsidRDefault="00E67FE9">
                      <w:pPr>
                        <w:spacing w:line="360" w:lineRule="auto"/>
                        <w:ind w:left="0" w:firstLine="0"/>
                        <w:rPr>
                          <w:bCs/>
                          <w:szCs w:val="24"/>
                        </w:rPr>
                        <w:pPrChange w:id="37" w:author="Ajay kumar Chigurla" w:date="2023-09-21T11:55:00Z">
                          <w:pPr>
                            <w:spacing w:line="360" w:lineRule="auto"/>
                            <w:ind w:left="0" w:firstLineChars="100" w:firstLine="240"/>
                          </w:pPr>
                        </w:pPrChange>
                      </w:pPr>
                      <w:r>
                        <w:rPr>
                          <w:bCs/>
                          <w:szCs w:val="24"/>
                        </w:rPr>
                        <w:t xml:space="preserve">CMRTC                                                                                                                                          </w:t>
                      </w:r>
                      <w:del w:id="38" w:author="Ajay kumar Chigurla" w:date="2023-09-21T11:55:00Z">
                        <w:r>
                          <w:rPr>
                            <w:bCs/>
                            <w:szCs w:val="24"/>
                          </w:rPr>
                          <w:delText xml:space="preserve">  </w:delText>
                        </w:r>
                      </w:del>
                      <w:r>
                        <w:rPr>
                          <w:bCs/>
                          <w:szCs w:val="24"/>
                        </w:rPr>
                        <w:t>2</w:t>
                      </w:r>
                    </w:p>
                    <w:p w14:paraId="58B1607D" w14:textId="77777777" w:rsidR="00E67FE9" w:rsidRDefault="00E67FE9" w:rsidP="00E67FE9"/>
                  </w:txbxContent>
                </v:textbox>
                <w10:wrap type="square" anchorx="margin"/>
              </v:shape>
            </w:pict>
          </mc:Fallback>
        </mc:AlternateContent>
      </w:r>
      <w:r w:rsidR="00A248C5">
        <w:t xml:space="preserve">                                                                                                                                   </w:t>
      </w:r>
    </w:p>
    <w:p w14:paraId="4044EE23" w14:textId="77777777" w:rsidR="00A248C5" w:rsidRDefault="00A248C5" w:rsidP="00A248C5">
      <w:pPr>
        <w:tabs>
          <w:tab w:val="left" w:pos="1900"/>
        </w:tabs>
        <w:rPr>
          <w:sz w:val="72"/>
        </w:rPr>
      </w:pPr>
    </w:p>
    <w:p w14:paraId="147FCC9F" w14:textId="77777777" w:rsidR="00360CDE" w:rsidRDefault="00360CDE" w:rsidP="00A248C5">
      <w:pPr>
        <w:tabs>
          <w:tab w:val="left" w:pos="1900"/>
        </w:tabs>
        <w:rPr>
          <w:sz w:val="72"/>
        </w:rPr>
      </w:pPr>
    </w:p>
    <w:p w14:paraId="0C8E47D9" w14:textId="77777777" w:rsidR="00360CDE" w:rsidRDefault="00360CDE" w:rsidP="00A248C5">
      <w:pPr>
        <w:tabs>
          <w:tab w:val="left" w:pos="1900"/>
        </w:tabs>
        <w:rPr>
          <w:sz w:val="72"/>
        </w:rPr>
      </w:pPr>
    </w:p>
    <w:p w14:paraId="117DADC9" w14:textId="77777777" w:rsidR="00360CDE" w:rsidRDefault="00360CDE" w:rsidP="00A248C5">
      <w:pPr>
        <w:tabs>
          <w:tab w:val="left" w:pos="1900"/>
        </w:tabs>
        <w:rPr>
          <w:sz w:val="72"/>
        </w:rPr>
      </w:pPr>
    </w:p>
    <w:p w14:paraId="6E6D9FB8" w14:textId="77777777" w:rsidR="00360CDE" w:rsidRDefault="00360CDE" w:rsidP="00A248C5">
      <w:pPr>
        <w:tabs>
          <w:tab w:val="left" w:pos="1900"/>
        </w:tabs>
        <w:rPr>
          <w:sz w:val="72"/>
        </w:rPr>
      </w:pPr>
    </w:p>
    <w:p w14:paraId="18A67FEA" w14:textId="13653B28" w:rsidR="00360CDE" w:rsidRPr="00360CDE" w:rsidRDefault="00360CDE" w:rsidP="00DB11FD">
      <w:pPr>
        <w:ind w:left="0" w:firstLine="0"/>
        <w:jc w:val="center"/>
        <w:rPr>
          <w:b/>
          <w:sz w:val="71"/>
        </w:rPr>
      </w:pPr>
      <w:r>
        <w:rPr>
          <w:b/>
          <w:sz w:val="71"/>
        </w:rPr>
        <w:t>2.</w:t>
      </w:r>
      <w:r w:rsidRPr="00360CDE">
        <w:rPr>
          <w:b/>
          <w:sz w:val="71"/>
        </w:rPr>
        <w:t>SYSTEM ANALYSIS</w:t>
      </w:r>
    </w:p>
    <w:p w14:paraId="3D2D947E" w14:textId="77777777" w:rsidR="00360CDE" w:rsidRDefault="00360CDE" w:rsidP="00A248C5">
      <w:pPr>
        <w:tabs>
          <w:tab w:val="left" w:pos="1900"/>
        </w:tabs>
        <w:rPr>
          <w:sz w:val="72"/>
        </w:rPr>
      </w:pPr>
    </w:p>
    <w:p w14:paraId="39F7F863" w14:textId="77777777" w:rsidR="00360CDE" w:rsidRDefault="00360CDE" w:rsidP="00A248C5">
      <w:pPr>
        <w:tabs>
          <w:tab w:val="left" w:pos="1900"/>
        </w:tabs>
        <w:rPr>
          <w:sz w:val="72"/>
        </w:rPr>
      </w:pPr>
    </w:p>
    <w:p w14:paraId="2D9C3FE8" w14:textId="77777777" w:rsidR="00360CDE" w:rsidRDefault="00360CDE" w:rsidP="00A248C5">
      <w:pPr>
        <w:tabs>
          <w:tab w:val="left" w:pos="1900"/>
        </w:tabs>
        <w:rPr>
          <w:sz w:val="72"/>
        </w:rPr>
      </w:pPr>
    </w:p>
    <w:p w14:paraId="35F16BBB" w14:textId="77777777" w:rsidR="00360CDE" w:rsidRDefault="00360CDE" w:rsidP="00A248C5">
      <w:pPr>
        <w:tabs>
          <w:tab w:val="left" w:pos="1900"/>
        </w:tabs>
        <w:rPr>
          <w:sz w:val="72"/>
        </w:rPr>
      </w:pPr>
    </w:p>
    <w:p w14:paraId="743F53E5" w14:textId="77777777" w:rsidR="00360CDE" w:rsidRDefault="00360CDE" w:rsidP="00A248C5">
      <w:pPr>
        <w:tabs>
          <w:tab w:val="left" w:pos="1900"/>
        </w:tabs>
        <w:rPr>
          <w:sz w:val="72"/>
        </w:rPr>
      </w:pPr>
    </w:p>
    <w:p w14:paraId="71942BFE" w14:textId="77777777" w:rsidR="00360CDE" w:rsidRDefault="00360CDE" w:rsidP="00A248C5">
      <w:pPr>
        <w:tabs>
          <w:tab w:val="left" w:pos="1900"/>
        </w:tabs>
        <w:rPr>
          <w:sz w:val="72"/>
        </w:rPr>
      </w:pPr>
    </w:p>
    <w:p w14:paraId="26556828" w14:textId="77777777" w:rsidR="00E67FE9" w:rsidRDefault="00E67FE9" w:rsidP="00E67FE9">
      <w:pPr>
        <w:spacing w:after="0" w:line="259" w:lineRule="auto"/>
        <w:ind w:left="0" w:right="0" w:firstLine="0"/>
        <w:rPr>
          <w:sz w:val="72"/>
        </w:rPr>
      </w:pPr>
    </w:p>
    <w:p w14:paraId="1D212C9D" w14:textId="77777777" w:rsidR="00863B03" w:rsidRDefault="00863B03" w:rsidP="00E67FE9">
      <w:pPr>
        <w:spacing w:after="0" w:line="259" w:lineRule="auto"/>
        <w:ind w:left="0" w:right="0" w:firstLine="0"/>
        <w:rPr>
          <w:b/>
          <w:sz w:val="32"/>
          <w:szCs w:val="32"/>
        </w:rPr>
      </w:pPr>
    </w:p>
    <w:p w14:paraId="0D01DC80" w14:textId="77777777" w:rsidR="00863B03" w:rsidRDefault="00863B03" w:rsidP="00E67FE9">
      <w:pPr>
        <w:spacing w:after="0" w:line="259" w:lineRule="auto"/>
        <w:ind w:left="0" w:right="0" w:firstLine="0"/>
        <w:rPr>
          <w:b/>
          <w:sz w:val="32"/>
          <w:szCs w:val="32"/>
        </w:rPr>
      </w:pPr>
    </w:p>
    <w:p w14:paraId="6BFA76E3" w14:textId="77777777" w:rsidR="00863B03" w:rsidRDefault="00863B03" w:rsidP="00E67FE9">
      <w:pPr>
        <w:spacing w:after="0" w:line="259" w:lineRule="auto"/>
        <w:ind w:left="0" w:right="0" w:firstLine="0"/>
        <w:rPr>
          <w:b/>
          <w:sz w:val="32"/>
          <w:szCs w:val="32"/>
        </w:rPr>
      </w:pPr>
    </w:p>
    <w:p w14:paraId="6FE1DBC2" w14:textId="33E841AB" w:rsidR="00360CDE" w:rsidRDefault="00DB11FD" w:rsidP="00E67FE9">
      <w:pPr>
        <w:spacing w:after="0" w:line="259" w:lineRule="auto"/>
        <w:ind w:left="0" w:right="0" w:firstLine="0"/>
        <w:rPr>
          <w:b/>
          <w:bCs/>
          <w:color w:val="000000" w:themeColor="text1"/>
          <w:sz w:val="28"/>
          <w:szCs w:val="28"/>
        </w:rPr>
      </w:pPr>
      <w:ins w:id="39" w:author="Ajay kumar Chigurla" w:date="2023-09-21T11:55:00Z">
        <w:r w:rsidRPr="00377820">
          <w:rPr>
            <w:noProof/>
            <w:sz w:val="32"/>
          </w:rPr>
          <w:lastRenderedPageBreak/>
          <mc:AlternateContent>
            <mc:Choice Requires="wps">
              <w:drawing>
                <wp:anchor distT="45720" distB="45720" distL="114300" distR="114300" simplePos="0" relativeHeight="251839488" behindDoc="0" locked="0" layoutInCell="1" allowOverlap="1" wp14:anchorId="702C177B" wp14:editId="6411E14F">
                  <wp:simplePos x="0" y="0"/>
                  <wp:positionH relativeFrom="margin">
                    <wp:align>right</wp:align>
                  </wp:positionH>
                  <wp:positionV relativeFrom="page">
                    <wp:posOffset>168456</wp:posOffset>
                  </wp:positionV>
                  <wp:extent cx="5436870" cy="253365"/>
                  <wp:effectExtent l="0" t="0" r="0" b="0"/>
                  <wp:wrapSquare wrapText="bothSides"/>
                  <wp:docPr id="1535701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1EF18E2E" w14:textId="77777777" w:rsidR="00DB11FD" w:rsidRPr="00377820" w:rsidRDefault="00DB11FD" w:rsidP="00DB11FD">
                              <w:pPr>
                                <w:pStyle w:val="Header"/>
                                <w:rPr>
                                  <w:ins w:id="40" w:author="Ajay kumar Chigurla" w:date="2023-09-21T11:55:00Z"/>
                                  <w:sz w:val="21"/>
                                  <w:szCs w:val="20"/>
                                </w:rPr>
                              </w:pPr>
                              <w:ins w:id="41"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2C177B" id="_x0000_s1030" type="#_x0000_t202" style="position:absolute;left:0;text-align:left;margin-left:376.9pt;margin-top:13.25pt;width:428.1pt;height:19.95pt;z-index:251839488;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" stroked="f">
                  <v:textbox style="mso-fit-shape-to-text:t">
                    <w:txbxContent>
                      <w:p w14:paraId="1EF18E2E" w14:textId="77777777" w:rsidR="00DB11FD" w:rsidRPr="00377820" w:rsidRDefault="00DB11FD" w:rsidP="00DB11FD">
                        <w:pPr>
                          <w:pStyle w:val="Header"/>
                          <w:rPr>
                            <w:ins w:id="42" w:author="Ajay kumar Chigurla" w:date="2023-09-21T11:55:00Z"/>
                            <w:sz w:val="21"/>
                            <w:szCs w:val="20"/>
                          </w:rPr>
                        </w:pPr>
                        <w:ins w:id="43"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360CDE">
        <w:rPr>
          <w:b/>
          <w:sz w:val="32"/>
          <w:szCs w:val="32"/>
        </w:rPr>
        <w:t>2.</w:t>
      </w:r>
      <w:r w:rsidR="00360CDE">
        <w:rPr>
          <w:rFonts w:eastAsia="Arial"/>
          <w:b/>
          <w:sz w:val="32"/>
          <w:szCs w:val="32"/>
        </w:rPr>
        <w:t xml:space="preserve"> </w:t>
      </w:r>
      <w:r w:rsidR="00360CDE">
        <w:rPr>
          <w:b/>
          <w:sz w:val="32"/>
          <w:szCs w:val="32"/>
        </w:rPr>
        <w:t xml:space="preserve">SYSTEM ANALYSIS </w:t>
      </w:r>
    </w:p>
    <w:p w14:paraId="46B882A9" w14:textId="77777777" w:rsidR="00360CDE" w:rsidRDefault="00360CDE" w:rsidP="00360CDE">
      <w:pPr>
        <w:spacing w:after="0" w:line="259" w:lineRule="auto"/>
        <w:ind w:left="0" w:right="0" w:firstLine="0"/>
      </w:pPr>
      <w:r>
        <w:rPr>
          <w:b/>
          <w:sz w:val="39"/>
        </w:rPr>
        <w:t xml:space="preserve"> </w:t>
      </w:r>
    </w:p>
    <w:p w14:paraId="21C5DD12" w14:textId="77777777" w:rsidR="00F51261" w:rsidRDefault="00450B91" w:rsidP="00450B91">
      <w:pPr>
        <w:spacing w:after="12" w:line="360" w:lineRule="auto"/>
        <w:ind w:right="0" w:firstLine="720"/>
        <w:rPr>
          <w:color w:val="374151"/>
          <w:shd w:val="clear" w:color="auto" w:fill="F7F7F8"/>
        </w:rPr>
      </w:pPr>
      <w:r w:rsidRPr="00450B91">
        <w:rPr>
          <w:color w:val="374151"/>
          <w:shd w:val="clear" w:color="auto" w:fill="F7F7F8"/>
        </w:rPr>
        <w:t>The system for detecting stroke using machine learning algorithms involves data collection, preprocessing, and feature extraction from medical records and imaging. Machine learning models like neural networks or support vector machines are trained on these features to predict stroke presence based on patterns and risk factors. Evaluation and validation of the model's performance are crucial, comparing predictions against ground truth data. This system aims to enhance stroke diagnosis and potentially improve patient outcomes through early and accurate detection using automated techniques.</w:t>
      </w:r>
    </w:p>
    <w:p w14:paraId="5D1E95A0" w14:textId="5C897E79" w:rsidR="00360CDE" w:rsidRPr="00450B91" w:rsidRDefault="00360CDE" w:rsidP="00450B91">
      <w:pPr>
        <w:spacing w:after="12" w:line="360" w:lineRule="auto"/>
        <w:ind w:right="0" w:firstLine="720"/>
      </w:pPr>
      <w:r w:rsidRPr="00450B91">
        <w:rPr>
          <w:sz w:val="26"/>
        </w:rPr>
        <w:t xml:space="preserve"> </w:t>
      </w:r>
    </w:p>
    <w:p w14:paraId="795F09F1" w14:textId="77777777" w:rsidR="00360CDE" w:rsidRDefault="00360CDE" w:rsidP="00360CDE">
      <w:pPr>
        <w:pStyle w:val="Heading3"/>
        <w:tabs>
          <w:tab w:val="center" w:pos="708"/>
          <w:tab w:val="center" w:pos="2786"/>
        </w:tabs>
        <w:spacing w:after="71"/>
        <w:ind w:left="0" w:firstLine="0"/>
        <w:rPr>
          <w:rFonts w:ascii="Times New Roman" w:hAnsi="Times New Roman" w:cs="Times New Roman"/>
          <w:b/>
          <w:bCs/>
          <w:color w:val="000000" w:themeColor="text1"/>
          <w:sz w:val="28"/>
          <w:szCs w:val="28"/>
        </w:rPr>
      </w:pPr>
      <w:r>
        <w:rPr>
          <w:rFonts w:ascii="Times New Roman" w:eastAsia="Calibri" w:hAnsi="Times New Roman" w:cs="Times New Roman"/>
          <w:b/>
          <w:color w:val="000000" w:themeColor="text1"/>
          <w:sz w:val="22"/>
        </w:rPr>
        <w:t xml:space="preserve">  </w:t>
      </w:r>
      <w:r>
        <w:rPr>
          <w:rFonts w:ascii="Times New Roman" w:eastAsia="Calibri" w:hAnsi="Times New Roman" w:cs="Times New Roman"/>
          <w:b/>
          <w:color w:val="000000" w:themeColor="text1"/>
          <w:sz w:val="22"/>
        </w:rPr>
        <w:tab/>
        <w:t xml:space="preserve">            </w:t>
      </w:r>
      <w:r>
        <w:rPr>
          <w:rFonts w:ascii="Times New Roman" w:eastAsia="Calibri" w:hAnsi="Times New Roman" w:cs="Times New Roman"/>
          <w:b/>
          <w:color w:val="000000" w:themeColor="text1"/>
          <w:sz w:val="28"/>
          <w:szCs w:val="28"/>
        </w:rPr>
        <w:t xml:space="preserve"> </w:t>
      </w:r>
      <w:proofErr w:type="gramStart"/>
      <w:r>
        <w:rPr>
          <w:rFonts w:ascii="Times New Roman" w:eastAsia="Calibri" w:hAnsi="Times New Roman" w:cs="Times New Roman"/>
          <w:b/>
          <w:color w:val="000000" w:themeColor="text1"/>
          <w:sz w:val="28"/>
          <w:szCs w:val="28"/>
        </w:rPr>
        <w:t>2.1</w:t>
      </w:r>
      <w:r>
        <w:rPr>
          <w:rFonts w:ascii="Times New Roman" w:eastAsia="Calibri" w:hAnsi="Times New Roman" w:cs="Times New Roman"/>
          <w:b/>
          <w:color w:val="000000" w:themeColor="text1"/>
        </w:rPr>
        <w:t xml:space="preserve">  </w:t>
      </w:r>
      <w:r>
        <w:rPr>
          <w:rFonts w:ascii="Times New Roman" w:hAnsi="Times New Roman" w:cs="Times New Roman"/>
          <w:b/>
          <w:bCs/>
          <w:color w:val="000000" w:themeColor="text1"/>
          <w:sz w:val="28"/>
          <w:szCs w:val="28"/>
        </w:rPr>
        <w:t>PROBLEM</w:t>
      </w:r>
      <w:proofErr w:type="gramEnd"/>
      <w:r>
        <w:rPr>
          <w:rFonts w:ascii="Times New Roman" w:hAnsi="Times New Roman" w:cs="Times New Roman"/>
          <w:b/>
          <w:bCs/>
          <w:color w:val="000000" w:themeColor="text1"/>
          <w:sz w:val="28"/>
          <w:szCs w:val="28"/>
        </w:rPr>
        <w:t xml:space="preserve"> DEFINITION </w:t>
      </w:r>
    </w:p>
    <w:p w14:paraId="4E0D5531" w14:textId="77777777" w:rsidR="00360CDE" w:rsidRDefault="00360CDE" w:rsidP="00360CDE">
      <w:pPr>
        <w:spacing w:after="0" w:line="259" w:lineRule="auto"/>
        <w:ind w:left="0" w:right="0" w:firstLine="0"/>
        <w:jc w:val="left"/>
      </w:pPr>
      <w:r>
        <w:rPr>
          <w:b/>
          <w:sz w:val="37"/>
        </w:rPr>
        <w:t xml:space="preserve"> </w:t>
      </w:r>
    </w:p>
    <w:p w14:paraId="7B7B74F0" w14:textId="52919EA1" w:rsidR="00360CDE" w:rsidRDefault="00F51261" w:rsidP="00F51261">
      <w:pPr>
        <w:spacing w:line="360" w:lineRule="auto"/>
        <w:ind w:right="14" w:firstLine="720"/>
      </w:pPr>
      <w:r w:rsidRPr="00F51261">
        <w:rPr>
          <w:color w:val="374151"/>
          <w:shd w:val="clear" w:color="auto" w:fill="F7F7F8"/>
        </w:rPr>
        <w:t xml:space="preserve">Detection of stroke disease using machine learning algorithms involves developing a computational model that can accurately identify signs and patterns indicative of stroke based on various input features such as medical records, imaging data, and clinical </w:t>
      </w:r>
      <w:proofErr w:type="gramStart"/>
      <w:r w:rsidRPr="00F51261">
        <w:rPr>
          <w:color w:val="374151"/>
          <w:shd w:val="clear" w:color="auto" w:fill="F7F7F8"/>
        </w:rPr>
        <w:t>parameters.</w:t>
      </w:r>
      <w:r w:rsidR="00360CDE" w:rsidRPr="00F51261">
        <w:t>.</w:t>
      </w:r>
      <w:proofErr w:type="gramEnd"/>
      <w:r w:rsidR="00360CDE" w:rsidRPr="00F51261">
        <w:t xml:space="preserve"> </w:t>
      </w:r>
    </w:p>
    <w:p w14:paraId="397FE23F" w14:textId="77777777" w:rsidR="00F51261" w:rsidRPr="00F51261" w:rsidRDefault="00F51261" w:rsidP="00F51261">
      <w:pPr>
        <w:spacing w:line="360" w:lineRule="auto"/>
        <w:ind w:right="14" w:firstLine="720"/>
      </w:pPr>
    </w:p>
    <w:p w14:paraId="4A42109A" w14:textId="77777777" w:rsidR="00360CDE" w:rsidRDefault="00360CDE" w:rsidP="00360CDE">
      <w:pPr>
        <w:spacing w:after="0" w:line="259" w:lineRule="auto"/>
        <w:ind w:left="0" w:right="0" w:firstLine="720"/>
        <w:jc w:val="left"/>
      </w:pPr>
      <w:r>
        <w:rPr>
          <w:sz w:val="26"/>
        </w:rPr>
        <w:t xml:space="preserve"> </w:t>
      </w:r>
      <w:proofErr w:type="gramStart"/>
      <w:r>
        <w:rPr>
          <w:b/>
          <w:bCs/>
          <w:sz w:val="28"/>
          <w:szCs w:val="28"/>
        </w:rPr>
        <w:t>2.2</w:t>
      </w:r>
      <w:r>
        <w:rPr>
          <w:sz w:val="26"/>
        </w:rPr>
        <w:t xml:space="preserve">  </w:t>
      </w:r>
      <w:r>
        <w:rPr>
          <w:b/>
          <w:bCs/>
          <w:sz w:val="28"/>
          <w:szCs w:val="28"/>
        </w:rPr>
        <w:t>EXISTING</w:t>
      </w:r>
      <w:proofErr w:type="gramEnd"/>
      <w:r>
        <w:rPr>
          <w:b/>
          <w:bCs/>
          <w:sz w:val="28"/>
          <w:szCs w:val="28"/>
        </w:rPr>
        <w:t xml:space="preserve"> SYSTEM </w:t>
      </w:r>
    </w:p>
    <w:p w14:paraId="6383AFB2" w14:textId="77777777" w:rsidR="00360CDE" w:rsidRDefault="00360CDE" w:rsidP="00360CDE">
      <w:pPr>
        <w:spacing w:after="0" w:line="259" w:lineRule="auto"/>
        <w:ind w:left="0" w:right="0" w:firstLine="0"/>
        <w:jc w:val="left"/>
      </w:pPr>
      <w:r>
        <w:rPr>
          <w:b/>
          <w:sz w:val="33"/>
        </w:rPr>
        <w:t xml:space="preserve"> </w:t>
      </w:r>
    </w:p>
    <w:p w14:paraId="763BC99F" w14:textId="7F4A09A3" w:rsidR="00360CDE" w:rsidRPr="00E67FE9" w:rsidRDefault="00F51261" w:rsidP="00E67FE9">
      <w:pPr>
        <w:spacing w:after="0" w:line="360" w:lineRule="auto"/>
        <w:ind w:right="0" w:firstLine="720"/>
        <w:rPr>
          <w:b/>
          <w:sz w:val="22"/>
          <w:szCs w:val="6"/>
        </w:rPr>
      </w:pPr>
      <w:r w:rsidRPr="00F51261">
        <w:rPr>
          <w:color w:val="374151"/>
          <w:shd w:val="clear" w:color="auto" w:fill="F7F7F8"/>
        </w:rPr>
        <w:t>The detection of stroke disease using machine learning algorithms involves analyzing medical data, such as brain imaging and patient health records, to identify patterns indicative of stroke risk. Various machine learning techniques, including neural networks, support vector machines, and decision trees, are utilized to process and interpret this data. These algorithms learn from labeled examples, distinguishing healthy and stroke-affected individuals based on specific features. The system enhances accuracy through continuous learning and refinement, ultimately aiding healthcare professionals in early stroke detection, timely intervention, and improved patient outcomes.</w:t>
      </w:r>
      <w:r w:rsidR="00360CDE">
        <w:t xml:space="preserve">                                                                                                                     </w:t>
      </w:r>
    </w:p>
    <w:p w14:paraId="5CB63EDC" w14:textId="7D48730C" w:rsidR="00360CDE" w:rsidRPr="000A255F" w:rsidRDefault="003B63FE" w:rsidP="000A255F">
      <w:pPr>
        <w:spacing w:after="0" w:line="259" w:lineRule="auto"/>
        <w:ind w:left="2160" w:right="0" w:firstLine="720"/>
        <w:rPr>
          <w:b/>
          <w:sz w:val="16"/>
          <w:szCs w:val="16"/>
        </w:rPr>
      </w:pPr>
      <w:r>
        <w:rPr>
          <w:b/>
          <w:sz w:val="16"/>
          <w:szCs w:val="16"/>
        </w:rPr>
        <w:t xml:space="preserve"> </w:t>
      </w:r>
    </w:p>
    <w:p w14:paraId="768D6B39" w14:textId="1F42D1E6" w:rsidR="00E67FE9" w:rsidRDefault="00E67FE9" w:rsidP="00360CDE">
      <w:pPr>
        <w:spacing w:after="83" w:line="360" w:lineRule="auto"/>
        <w:ind w:right="0"/>
        <w:jc w:val="left"/>
        <w:rPr>
          <w:b/>
          <w:bCs/>
          <w:sz w:val="28"/>
          <w:szCs w:val="28"/>
        </w:rPr>
      </w:pPr>
    </w:p>
    <w:p w14:paraId="74C0B5D2" w14:textId="5660B08B" w:rsidR="00E67FE9" w:rsidRDefault="001059FD" w:rsidP="00360CDE">
      <w:pPr>
        <w:spacing w:after="83" w:line="360" w:lineRule="auto"/>
        <w:ind w:right="0"/>
        <w:jc w:val="left"/>
        <w:rPr>
          <w:b/>
          <w:bCs/>
          <w:sz w:val="28"/>
          <w:szCs w:val="28"/>
        </w:rPr>
      </w:pPr>
      <w:r w:rsidRPr="009477AB">
        <w:rPr>
          <w:b/>
          <w:noProof/>
          <w:sz w:val="71"/>
        </w:rPr>
        <mc:AlternateContent>
          <mc:Choice Requires="wps">
            <w:drawing>
              <wp:anchor distT="45720" distB="45720" distL="114300" distR="114300" simplePos="0" relativeHeight="251763712" behindDoc="0" locked="0" layoutInCell="1" allowOverlap="1" wp14:anchorId="0C87935B" wp14:editId="1AAA60D5">
                <wp:simplePos x="0" y="0"/>
                <wp:positionH relativeFrom="margin">
                  <wp:align>right</wp:align>
                </wp:positionH>
                <wp:positionV relativeFrom="paragraph">
                  <wp:posOffset>397329</wp:posOffset>
                </wp:positionV>
                <wp:extent cx="5730240" cy="342900"/>
                <wp:effectExtent l="0" t="0" r="3810" b="0"/>
                <wp:wrapSquare wrapText="bothSides"/>
                <wp:docPr id="1847206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3B2F3F77" w14:textId="6A930DA4" w:rsidR="00E67FE9" w:rsidRPr="003A5EC4" w:rsidRDefault="00E67FE9">
                            <w:pPr>
                              <w:spacing w:line="360" w:lineRule="auto"/>
                              <w:ind w:left="0" w:firstLine="0"/>
                              <w:rPr>
                                <w:bCs/>
                                <w:szCs w:val="24"/>
                              </w:rPr>
                              <w:pPrChange w:id="44" w:author="Ajay kumar Chigurla" w:date="2023-09-21T11:55:00Z">
                                <w:pPr>
                                  <w:spacing w:line="360" w:lineRule="auto"/>
                                  <w:ind w:left="0" w:firstLineChars="100" w:firstLine="240"/>
                                </w:pPr>
                              </w:pPrChange>
                            </w:pPr>
                            <w:r>
                              <w:rPr>
                                <w:bCs/>
                                <w:szCs w:val="24"/>
                              </w:rPr>
                              <w:t xml:space="preserve">CMRTC                                                                                                                                          </w:t>
                            </w:r>
                            <w:del w:id="45" w:author="Ajay kumar Chigurla" w:date="2023-09-21T11:55:00Z">
                              <w:r>
                                <w:rPr>
                                  <w:bCs/>
                                  <w:szCs w:val="24"/>
                                </w:rPr>
                                <w:delText xml:space="preserve">  </w:delText>
                              </w:r>
                            </w:del>
                            <w:r w:rsidR="00863B03">
                              <w:rPr>
                                <w:bCs/>
                                <w:szCs w:val="24"/>
                              </w:rPr>
                              <w:t>3</w:t>
                            </w:r>
                          </w:p>
                          <w:p w14:paraId="1EA29CF0" w14:textId="77777777" w:rsidR="00E67FE9" w:rsidRDefault="00E67FE9" w:rsidP="00E67F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7935B" id="_x0000_s1031" type="#_x0000_t202" style="position:absolute;left:0;text-align:left;margin-left:400pt;margin-top:31.3pt;width:451.2pt;height:27pt;z-index:251763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9lEQIAAP0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" stroked="f">
                <v:textbox>
                  <w:txbxContent>
                    <w:p w14:paraId="3B2F3F77" w14:textId="6A930DA4" w:rsidR="00E67FE9" w:rsidRPr="003A5EC4" w:rsidRDefault="00E67FE9">
                      <w:pPr>
                        <w:spacing w:line="360" w:lineRule="auto"/>
                        <w:ind w:left="0" w:firstLine="0"/>
                        <w:rPr>
                          <w:bCs/>
                          <w:szCs w:val="24"/>
                        </w:rPr>
                        <w:pPrChange w:id="46" w:author="Ajay kumar Chigurla" w:date="2023-09-21T11:55:00Z">
                          <w:pPr>
                            <w:spacing w:line="360" w:lineRule="auto"/>
                            <w:ind w:left="0" w:firstLineChars="100" w:firstLine="240"/>
                          </w:pPr>
                        </w:pPrChange>
                      </w:pPr>
                      <w:r>
                        <w:rPr>
                          <w:bCs/>
                          <w:szCs w:val="24"/>
                        </w:rPr>
                        <w:t xml:space="preserve">CMRTC                                                                                                                                          </w:t>
                      </w:r>
                      <w:del w:id="47" w:author="Ajay kumar Chigurla" w:date="2023-09-21T11:55:00Z">
                        <w:r>
                          <w:rPr>
                            <w:bCs/>
                            <w:szCs w:val="24"/>
                          </w:rPr>
                          <w:delText xml:space="preserve">  </w:delText>
                        </w:r>
                      </w:del>
                      <w:r w:rsidR="00863B03">
                        <w:rPr>
                          <w:bCs/>
                          <w:szCs w:val="24"/>
                        </w:rPr>
                        <w:t>3</w:t>
                      </w:r>
                    </w:p>
                    <w:p w14:paraId="1EA29CF0" w14:textId="77777777" w:rsidR="00E67FE9" w:rsidRDefault="00E67FE9" w:rsidP="00E67FE9"/>
                  </w:txbxContent>
                </v:textbox>
                <w10:wrap type="square" anchorx="margin"/>
              </v:shape>
            </w:pict>
          </mc:Fallback>
        </mc:AlternateContent>
      </w:r>
    </w:p>
    <w:p w14:paraId="56966AA4" w14:textId="2A575E13" w:rsidR="00360CDE" w:rsidRDefault="00377820" w:rsidP="00360CDE">
      <w:pPr>
        <w:spacing w:after="83" w:line="360" w:lineRule="auto"/>
        <w:ind w:right="0"/>
        <w:jc w:val="left"/>
        <w:rPr>
          <w:b/>
          <w:bCs/>
          <w:sz w:val="28"/>
          <w:szCs w:val="28"/>
        </w:rPr>
      </w:pPr>
      <w:ins w:id="48" w:author="Ajay kumar Chigurla" w:date="2023-09-21T11:55:00Z">
        <w:r w:rsidRPr="00377820">
          <w:rPr>
            <w:noProof/>
            <w:sz w:val="32"/>
          </w:rPr>
          <w:lastRenderedPageBreak/>
          <mc:AlternateContent>
            <mc:Choice Requires="wps">
              <w:drawing>
                <wp:anchor distT="45720" distB="45720" distL="114300" distR="114300" simplePos="0" relativeHeight="251665408" behindDoc="0" locked="0" layoutInCell="1" allowOverlap="1" wp14:anchorId="60A6686F" wp14:editId="0066262B">
                  <wp:simplePos x="0" y="0"/>
                  <wp:positionH relativeFrom="margin">
                    <wp:posOffset>375557</wp:posOffset>
                  </wp:positionH>
                  <wp:positionV relativeFrom="page">
                    <wp:posOffset>315323</wp:posOffset>
                  </wp:positionV>
                  <wp:extent cx="5436870" cy="253365"/>
                  <wp:effectExtent l="0" t="0" r="0" b="0"/>
                  <wp:wrapSquare wrapText="bothSides"/>
                  <wp:docPr id="1374325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12BED21B" w14:textId="77777777" w:rsidR="00377820" w:rsidRPr="00377820" w:rsidRDefault="00377820" w:rsidP="00377820">
                              <w:pPr>
                                <w:pStyle w:val="Header"/>
                                <w:rPr>
                                  <w:ins w:id="49" w:author="Ajay kumar Chigurla" w:date="2023-09-21T11:55:00Z"/>
                                  <w:sz w:val="21"/>
                                  <w:szCs w:val="20"/>
                                </w:rPr>
                              </w:pPr>
                              <w:ins w:id="50"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A6686F" id="_x0000_s1032" type="#_x0000_t202" style="position:absolute;left:0;text-align:left;margin-left:29.55pt;margin-top:24.85pt;width:428.1pt;height:19.95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" stroked="f">
                  <v:textbox style="mso-fit-shape-to-text:t">
                    <w:txbxContent>
                      <w:p w14:paraId="12BED21B" w14:textId="77777777" w:rsidR="00377820" w:rsidRPr="00377820" w:rsidRDefault="00377820" w:rsidP="00377820">
                        <w:pPr>
                          <w:pStyle w:val="Header"/>
                          <w:rPr>
                            <w:ins w:id="51" w:author="Ajay kumar Chigurla" w:date="2023-09-21T11:55:00Z"/>
                            <w:sz w:val="21"/>
                            <w:szCs w:val="20"/>
                          </w:rPr>
                        </w:pPr>
                        <w:ins w:id="52"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360CDE">
        <w:rPr>
          <w:b/>
          <w:bCs/>
          <w:sz w:val="28"/>
          <w:szCs w:val="28"/>
        </w:rPr>
        <w:t xml:space="preserve">2.2.1   LIMITATIONS OF EXISTING SYSTEM </w:t>
      </w:r>
    </w:p>
    <w:p w14:paraId="638604EB" w14:textId="77777777" w:rsidR="00360CDE" w:rsidRDefault="00360CDE" w:rsidP="00360CDE">
      <w:pPr>
        <w:spacing w:after="0" w:line="259" w:lineRule="auto"/>
        <w:ind w:left="0" w:right="0" w:firstLine="0"/>
        <w:jc w:val="left"/>
      </w:pPr>
      <w:r>
        <w:rPr>
          <w:b/>
          <w:sz w:val="32"/>
        </w:rPr>
        <w:t xml:space="preserve"> </w:t>
      </w:r>
    </w:p>
    <w:p w14:paraId="2777A86E" w14:textId="77777777" w:rsidR="00360CDE" w:rsidRDefault="00360CDE" w:rsidP="00360CDE">
      <w:pPr>
        <w:spacing w:after="112"/>
        <w:ind w:right="14"/>
      </w:pPr>
      <w:r>
        <w:t xml:space="preserve">Following are the disadvantages of existing system: </w:t>
      </w:r>
    </w:p>
    <w:p w14:paraId="6C8E8B10" w14:textId="4693A2DA" w:rsidR="00095125" w:rsidRPr="00095125" w:rsidRDefault="00095125" w:rsidP="00095125">
      <w:pPr>
        <w:numPr>
          <w:ilvl w:val="0"/>
          <w:numId w:val="3"/>
        </w:numPr>
        <w:ind w:right="14"/>
        <w:rPr>
          <w:lang w:val="en-IN"/>
        </w:rPr>
      </w:pPr>
      <w:r w:rsidRPr="00095125">
        <w:t xml:space="preserve"> Limited Data Availability</w:t>
      </w:r>
    </w:p>
    <w:p w14:paraId="3379D2F5" w14:textId="43143E64" w:rsidR="00095125" w:rsidRPr="00095125" w:rsidRDefault="00095125" w:rsidP="00095125">
      <w:pPr>
        <w:numPr>
          <w:ilvl w:val="0"/>
          <w:numId w:val="3"/>
        </w:numPr>
        <w:ind w:right="14"/>
        <w:rPr>
          <w:lang w:val="en-IN"/>
        </w:rPr>
      </w:pPr>
      <w:r w:rsidRPr="00095125">
        <w:t xml:space="preserve"> Difficulty in Interpretation</w:t>
      </w:r>
    </w:p>
    <w:p w14:paraId="639EDB71" w14:textId="797E2EB6" w:rsidR="00095125" w:rsidRPr="00095125" w:rsidRDefault="00095125" w:rsidP="00095125">
      <w:pPr>
        <w:numPr>
          <w:ilvl w:val="0"/>
          <w:numId w:val="3"/>
        </w:numPr>
        <w:ind w:right="14"/>
        <w:rPr>
          <w:lang w:val="en-IN"/>
        </w:rPr>
      </w:pPr>
      <w:r>
        <w:rPr>
          <w:lang w:val="en-IN"/>
        </w:rPr>
        <w:t xml:space="preserve"> </w:t>
      </w:r>
      <w:r w:rsidRPr="00095125">
        <w:rPr>
          <w:lang w:val="en-IN"/>
        </w:rPr>
        <w:t>Bias in Data</w:t>
      </w:r>
    </w:p>
    <w:p w14:paraId="6055611B" w14:textId="52CD3499" w:rsidR="00095125" w:rsidRPr="00095125" w:rsidRDefault="00095125" w:rsidP="00095125">
      <w:pPr>
        <w:numPr>
          <w:ilvl w:val="0"/>
          <w:numId w:val="3"/>
        </w:numPr>
        <w:ind w:right="14"/>
        <w:rPr>
          <w:lang w:val="en-IN"/>
        </w:rPr>
      </w:pPr>
      <w:r w:rsidRPr="00095125">
        <w:rPr>
          <w:lang w:val="en-IN"/>
        </w:rPr>
        <w:t xml:space="preserve"> Overfitting</w:t>
      </w:r>
    </w:p>
    <w:p w14:paraId="467B2798" w14:textId="1EFE2F1C" w:rsidR="00095125" w:rsidRPr="00095125" w:rsidRDefault="00095125" w:rsidP="00095125">
      <w:pPr>
        <w:numPr>
          <w:ilvl w:val="0"/>
          <w:numId w:val="3"/>
        </w:numPr>
        <w:ind w:right="14"/>
        <w:rPr>
          <w:lang w:val="en-IN"/>
        </w:rPr>
      </w:pPr>
      <w:r>
        <w:rPr>
          <w:lang w:val="en-IN"/>
        </w:rPr>
        <w:t xml:space="preserve"> </w:t>
      </w:r>
      <w:r w:rsidRPr="00095125">
        <w:rPr>
          <w:lang w:val="en-IN"/>
        </w:rPr>
        <w:t>Lack of Transparency</w:t>
      </w:r>
    </w:p>
    <w:p w14:paraId="6C8C315C" w14:textId="67777348" w:rsidR="00360CDE" w:rsidRDefault="00360CDE" w:rsidP="00095125">
      <w:pPr>
        <w:tabs>
          <w:tab w:val="left" w:pos="1260"/>
        </w:tabs>
        <w:ind w:left="1260" w:right="14" w:firstLine="0"/>
      </w:pPr>
    </w:p>
    <w:p w14:paraId="594E85C4" w14:textId="77777777" w:rsidR="00360CDE" w:rsidRDefault="00360CDE" w:rsidP="00360CDE">
      <w:pPr>
        <w:ind w:left="840" w:right="14" w:firstLine="0"/>
      </w:pPr>
    </w:p>
    <w:p w14:paraId="346E870C" w14:textId="77777777" w:rsidR="00360CDE" w:rsidRDefault="00360CDE" w:rsidP="00360CDE">
      <w:pPr>
        <w:spacing w:after="0" w:line="259" w:lineRule="auto"/>
        <w:ind w:left="0" w:right="0" w:firstLine="0"/>
        <w:jc w:val="left"/>
        <w:rPr>
          <w:b/>
          <w:bCs/>
          <w:color w:val="auto"/>
          <w:sz w:val="28"/>
          <w:szCs w:val="28"/>
        </w:rPr>
      </w:pPr>
      <w:r>
        <w:rPr>
          <w:sz w:val="26"/>
        </w:rPr>
        <w:t xml:space="preserve"> </w:t>
      </w:r>
    </w:p>
    <w:p w14:paraId="0F3F9ED8" w14:textId="77777777" w:rsidR="00360CDE" w:rsidRDefault="00360CDE" w:rsidP="00360CDE">
      <w:pPr>
        <w:pStyle w:val="Heading3"/>
        <w:tabs>
          <w:tab w:val="center" w:pos="708"/>
          <w:tab w:val="center" w:pos="2567"/>
        </w:tabs>
        <w:spacing w:after="71"/>
        <w:ind w:left="0" w:firstLine="0"/>
        <w:rPr>
          <w:rFonts w:ascii="Times New Roman" w:hAnsi="Times New Roman" w:cs="Times New Roman"/>
          <w:b/>
          <w:bCs/>
          <w:color w:val="auto"/>
          <w:sz w:val="28"/>
          <w:szCs w:val="28"/>
        </w:rPr>
      </w:pPr>
      <w:r>
        <w:rPr>
          <w:rFonts w:ascii="Times New Roman" w:eastAsia="Calibri" w:hAnsi="Times New Roman" w:cs="Times New Roman"/>
          <w:b/>
          <w:bCs/>
          <w:color w:val="auto"/>
          <w:sz w:val="28"/>
          <w:szCs w:val="28"/>
        </w:rPr>
        <w:tab/>
      </w:r>
      <w:r>
        <w:rPr>
          <w:rFonts w:ascii="Times New Roman" w:eastAsia="Arial" w:hAnsi="Times New Roman" w:cs="Times New Roman"/>
          <w:b/>
          <w:bCs/>
          <w:color w:val="auto"/>
          <w:sz w:val="28"/>
          <w:szCs w:val="28"/>
        </w:rPr>
        <w:t xml:space="preserve">           2.3   </w:t>
      </w:r>
      <w:r>
        <w:rPr>
          <w:rFonts w:ascii="Times New Roman" w:hAnsi="Times New Roman" w:cs="Times New Roman"/>
          <w:b/>
          <w:bCs/>
          <w:color w:val="auto"/>
          <w:sz w:val="28"/>
          <w:szCs w:val="28"/>
        </w:rPr>
        <w:t xml:space="preserve">PROPOSED SYSTEM </w:t>
      </w:r>
    </w:p>
    <w:p w14:paraId="16BD82E3" w14:textId="77777777" w:rsidR="00360CDE" w:rsidRDefault="00360CDE" w:rsidP="00360CDE">
      <w:pPr>
        <w:spacing w:after="0" w:line="259" w:lineRule="auto"/>
        <w:ind w:left="0" w:right="0" w:firstLine="0"/>
        <w:jc w:val="left"/>
      </w:pPr>
      <w:r>
        <w:rPr>
          <w:b/>
          <w:sz w:val="37"/>
        </w:rPr>
        <w:t xml:space="preserve"> </w:t>
      </w:r>
    </w:p>
    <w:p w14:paraId="7F52FDB3" w14:textId="401A04D4" w:rsidR="00360CDE" w:rsidRDefault="00095125" w:rsidP="00095125">
      <w:pPr>
        <w:spacing w:line="360" w:lineRule="auto"/>
        <w:ind w:left="695" w:right="14" w:firstLine="674"/>
      </w:pPr>
      <w:r w:rsidRPr="00095125">
        <w:rPr>
          <w:color w:val="374151"/>
          <w:shd w:val="clear" w:color="auto" w:fill="F7F7F8"/>
        </w:rPr>
        <w:t xml:space="preserve">Our proposed system for detecting stroke disease leverages machine learning algorithms to analyze medical data and accurately identify stroke risk. We utilize a dataset of patient information, including demographics, medical history, and lifestyle factors. Preprocessing involves data cleaning, feature selection, and normalization. We employ algorithms such as Support Vector Machines (SVM), Random Forest, and Neural Networks for predictive modeling. Training the model involves optimizing parameters and validating the results using cross-validation techniques. The system aims to achieve high accuracy, sensitivity, and specificity to ensure reliable stroke detection. Continuous refinement and updates to the model enhance its performance and adaptability to evolving medical knowledge. </w:t>
      </w:r>
    </w:p>
    <w:p w14:paraId="2DDBC7EB" w14:textId="77777777" w:rsidR="00360CDE" w:rsidRDefault="00360CDE" w:rsidP="00360CDE">
      <w:pPr>
        <w:spacing w:after="0" w:line="236" w:lineRule="auto"/>
        <w:ind w:left="0" w:right="9017" w:firstLine="0"/>
        <w:jc w:val="left"/>
        <w:rPr>
          <w:sz w:val="27"/>
        </w:rPr>
      </w:pPr>
      <w:r>
        <w:rPr>
          <w:sz w:val="26"/>
        </w:rPr>
        <w:t xml:space="preserve"> </w:t>
      </w:r>
      <w:r>
        <w:rPr>
          <w:sz w:val="27"/>
        </w:rPr>
        <w:t xml:space="preserve"> </w:t>
      </w:r>
    </w:p>
    <w:p w14:paraId="63916101" w14:textId="77777777" w:rsidR="00360CDE" w:rsidRDefault="00360CDE" w:rsidP="00360CDE">
      <w:pPr>
        <w:spacing w:after="0" w:line="236" w:lineRule="auto"/>
        <w:ind w:left="0" w:right="9017" w:firstLine="0"/>
        <w:jc w:val="left"/>
        <w:rPr>
          <w:sz w:val="27"/>
        </w:rPr>
      </w:pPr>
    </w:p>
    <w:p w14:paraId="5B434D03" w14:textId="77777777" w:rsidR="00360CDE" w:rsidRDefault="00360CDE" w:rsidP="00360CDE">
      <w:pPr>
        <w:pStyle w:val="Heading4"/>
        <w:tabs>
          <w:tab w:val="center" w:pos="593"/>
          <w:tab w:val="center" w:pos="3802"/>
        </w:tabs>
        <w:ind w:left="0" w:firstLine="0"/>
        <w:rPr>
          <w:rFonts w:ascii="Times New Roman" w:hAnsi="Times New Roman" w:cs="Times New Roman"/>
          <w:b/>
          <w:bCs/>
          <w:i w:val="0"/>
          <w:iCs w:val="0"/>
          <w:color w:val="auto"/>
          <w:sz w:val="28"/>
          <w:szCs w:val="28"/>
        </w:rPr>
      </w:pPr>
      <w:r>
        <w:rPr>
          <w:rFonts w:ascii="Times New Roman" w:eastAsia="Calibri" w:hAnsi="Times New Roman" w:cs="Times New Roman"/>
          <w:sz w:val="22"/>
        </w:rPr>
        <w:tab/>
      </w:r>
      <w:r>
        <w:rPr>
          <w:rFonts w:ascii="Times New Roman" w:eastAsia="Arial" w:hAnsi="Times New Roman" w:cs="Times New Roman"/>
          <w:b/>
          <w:bCs/>
          <w:i w:val="0"/>
          <w:iCs w:val="0"/>
          <w:sz w:val="28"/>
          <w:szCs w:val="24"/>
        </w:rPr>
        <w:t xml:space="preserve"> </w:t>
      </w:r>
      <w:r>
        <w:rPr>
          <w:rFonts w:ascii="Times New Roman" w:eastAsia="Arial" w:hAnsi="Times New Roman" w:cs="Times New Roman"/>
          <w:b/>
          <w:bCs/>
          <w:i w:val="0"/>
          <w:iCs w:val="0"/>
          <w:color w:val="auto"/>
          <w:sz w:val="28"/>
          <w:szCs w:val="28"/>
        </w:rPr>
        <w:tab/>
        <w:t>2.3.1</w:t>
      </w:r>
      <w:r>
        <w:rPr>
          <w:rFonts w:ascii="Times New Roman" w:eastAsia="Arial" w:hAnsi="Times New Roman" w:cs="Times New Roman"/>
          <w:b/>
          <w:bCs/>
          <w:i w:val="0"/>
          <w:iCs w:val="0"/>
          <w:sz w:val="28"/>
          <w:szCs w:val="24"/>
        </w:rPr>
        <w:t xml:space="preserve"> </w:t>
      </w:r>
      <w:r>
        <w:rPr>
          <w:rFonts w:ascii="Times New Roman" w:hAnsi="Times New Roman" w:cs="Times New Roman"/>
          <w:b/>
          <w:bCs/>
          <w:i w:val="0"/>
          <w:iCs w:val="0"/>
          <w:color w:val="auto"/>
          <w:sz w:val="28"/>
          <w:szCs w:val="28"/>
        </w:rPr>
        <w:t xml:space="preserve">ADVANTAGES OF THE PROPOSED SYSTEM </w:t>
      </w:r>
    </w:p>
    <w:p w14:paraId="3FEE4A46" w14:textId="2AA4A96C" w:rsidR="00360CDE" w:rsidRDefault="00360CDE" w:rsidP="00360CDE">
      <w:pPr>
        <w:spacing w:after="45" w:line="259" w:lineRule="auto"/>
        <w:ind w:left="0" w:right="0" w:firstLine="0"/>
        <w:jc w:val="left"/>
      </w:pPr>
      <w:r>
        <w:rPr>
          <w:b/>
          <w:sz w:val="26"/>
        </w:rPr>
        <w:t xml:space="preserve"> </w:t>
      </w:r>
    </w:p>
    <w:p w14:paraId="61BB5946" w14:textId="1424DB85" w:rsidR="00095125" w:rsidRPr="0050767E" w:rsidRDefault="00095125" w:rsidP="0050767E">
      <w:pPr>
        <w:pStyle w:val="ListParagraph"/>
        <w:numPr>
          <w:ilvl w:val="0"/>
          <w:numId w:val="4"/>
        </w:numPr>
        <w:tabs>
          <w:tab w:val="center" w:pos="710"/>
          <w:tab w:val="center" w:pos="3087"/>
        </w:tabs>
        <w:spacing w:after="2" w:line="259" w:lineRule="auto"/>
        <w:ind w:right="0"/>
        <w:jc w:val="left"/>
        <w:rPr>
          <w:lang w:val="en-IN"/>
        </w:rPr>
      </w:pPr>
      <w:r w:rsidRPr="0050767E">
        <w:rPr>
          <w:lang w:val="en-IN"/>
        </w:rPr>
        <w:t>Accuracy</w:t>
      </w:r>
    </w:p>
    <w:p w14:paraId="6B5CB27C" w14:textId="7BA1EA05" w:rsidR="00095125" w:rsidRPr="0050767E" w:rsidRDefault="00095125" w:rsidP="0050767E">
      <w:pPr>
        <w:pStyle w:val="ListParagraph"/>
        <w:numPr>
          <w:ilvl w:val="0"/>
          <w:numId w:val="4"/>
        </w:numPr>
        <w:tabs>
          <w:tab w:val="center" w:pos="710"/>
          <w:tab w:val="center" w:pos="3087"/>
        </w:tabs>
        <w:spacing w:after="2" w:line="259" w:lineRule="auto"/>
        <w:ind w:right="0"/>
        <w:jc w:val="left"/>
        <w:rPr>
          <w:lang w:val="en-IN"/>
        </w:rPr>
      </w:pPr>
      <w:r w:rsidRPr="0050767E">
        <w:rPr>
          <w:lang w:val="en-IN"/>
        </w:rPr>
        <w:t>Cost-Effective</w:t>
      </w:r>
    </w:p>
    <w:p w14:paraId="5E383A01" w14:textId="7C1CB214" w:rsidR="00095125" w:rsidRPr="0050767E" w:rsidRDefault="00095125" w:rsidP="0050767E">
      <w:pPr>
        <w:pStyle w:val="ListParagraph"/>
        <w:numPr>
          <w:ilvl w:val="0"/>
          <w:numId w:val="4"/>
        </w:numPr>
        <w:tabs>
          <w:tab w:val="center" w:pos="710"/>
          <w:tab w:val="center" w:pos="3087"/>
        </w:tabs>
        <w:spacing w:after="2" w:line="259" w:lineRule="auto"/>
        <w:ind w:right="0"/>
        <w:jc w:val="left"/>
        <w:rPr>
          <w:lang w:val="en-IN"/>
        </w:rPr>
      </w:pPr>
      <w:r w:rsidRPr="0050767E">
        <w:rPr>
          <w:lang w:val="en-IN"/>
        </w:rPr>
        <w:t>Increased Efficiency</w:t>
      </w:r>
    </w:p>
    <w:p w14:paraId="2E16150D" w14:textId="4ED7294F" w:rsidR="00095125" w:rsidRDefault="00095125" w:rsidP="0050767E">
      <w:pPr>
        <w:pStyle w:val="ListParagraph"/>
        <w:numPr>
          <w:ilvl w:val="0"/>
          <w:numId w:val="4"/>
        </w:numPr>
        <w:tabs>
          <w:tab w:val="center" w:pos="710"/>
          <w:tab w:val="center" w:pos="3087"/>
        </w:tabs>
        <w:spacing w:after="2" w:line="259" w:lineRule="auto"/>
        <w:ind w:right="0"/>
        <w:jc w:val="left"/>
        <w:rPr>
          <w:lang w:val="en-IN"/>
        </w:rPr>
      </w:pPr>
      <w:r w:rsidRPr="0050767E">
        <w:rPr>
          <w:lang w:val="en-IN"/>
        </w:rPr>
        <w:t>Improved Patient Outcomes</w:t>
      </w:r>
    </w:p>
    <w:p w14:paraId="5DD44B8B" w14:textId="5B3BCB61" w:rsidR="0050767E" w:rsidRPr="0050767E" w:rsidRDefault="0050767E" w:rsidP="0050767E">
      <w:pPr>
        <w:pStyle w:val="ListParagraph"/>
        <w:tabs>
          <w:tab w:val="center" w:pos="710"/>
          <w:tab w:val="center" w:pos="3087"/>
        </w:tabs>
        <w:spacing w:after="2" w:line="259" w:lineRule="auto"/>
        <w:ind w:left="2061" w:right="0" w:firstLine="0"/>
        <w:jc w:val="left"/>
        <w:rPr>
          <w:lang w:val="en-IN"/>
        </w:rPr>
      </w:pPr>
    </w:p>
    <w:p w14:paraId="550C2D53" w14:textId="5A20A9F3" w:rsidR="0050767E" w:rsidRDefault="00360CDE" w:rsidP="00360CDE">
      <w:pPr>
        <w:tabs>
          <w:tab w:val="center" w:pos="710"/>
          <w:tab w:val="center" w:pos="3087"/>
        </w:tabs>
        <w:spacing w:after="2" w:line="259" w:lineRule="auto"/>
        <w:ind w:left="0" w:right="0" w:firstLine="0"/>
        <w:jc w:val="left"/>
        <w:rPr>
          <w:bCs/>
          <w:szCs w:val="24"/>
        </w:rPr>
      </w:pPr>
      <w:r>
        <w:rPr>
          <w:bCs/>
          <w:szCs w:val="24"/>
        </w:rPr>
        <w:t xml:space="preserve">   </w:t>
      </w:r>
    </w:p>
    <w:p w14:paraId="0A880161" w14:textId="6313F16E" w:rsidR="0050767E" w:rsidRDefault="0050767E" w:rsidP="00360CDE">
      <w:pPr>
        <w:tabs>
          <w:tab w:val="center" w:pos="710"/>
          <w:tab w:val="center" w:pos="3087"/>
        </w:tabs>
        <w:spacing w:after="2" w:line="259" w:lineRule="auto"/>
        <w:ind w:left="0" w:right="0" w:firstLine="0"/>
        <w:jc w:val="left"/>
        <w:rPr>
          <w:bCs/>
          <w:szCs w:val="24"/>
        </w:rPr>
      </w:pPr>
    </w:p>
    <w:p w14:paraId="6E5AB20B" w14:textId="0792C3FB" w:rsidR="0050767E" w:rsidRDefault="0050767E" w:rsidP="00360CDE">
      <w:pPr>
        <w:tabs>
          <w:tab w:val="center" w:pos="710"/>
          <w:tab w:val="center" w:pos="3087"/>
        </w:tabs>
        <w:spacing w:after="2" w:line="259" w:lineRule="auto"/>
        <w:ind w:left="0" w:right="0" w:firstLine="0"/>
        <w:jc w:val="left"/>
        <w:rPr>
          <w:bCs/>
          <w:szCs w:val="24"/>
        </w:rPr>
      </w:pPr>
    </w:p>
    <w:p w14:paraId="01B96829" w14:textId="0A046862" w:rsidR="0050767E" w:rsidRDefault="001059FD" w:rsidP="00360CDE">
      <w:pPr>
        <w:tabs>
          <w:tab w:val="center" w:pos="710"/>
          <w:tab w:val="center" w:pos="3087"/>
        </w:tabs>
        <w:spacing w:after="2" w:line="259" w:lineRule="auto"/>
        <w:ind w:left="0" w:right="0" w:firstLine="0"/>
        <w:jc w:val="left"/>
        <w:rPr>
          <w:bCs/>
          <w:szCs w:val="24"/>
        </w:rPr>
      </w:pPr>
      <w:r w:rsidRPr="009477AB">
        <w:rPr>
          <w:b/>
          <w:noProof/>
          <w:sz w:val="71"/>
        </w:rPr>
        <mc:AlternateContent>
          <mc:Choice Requires="wps">
            <w:drawing>
              <wp:anchor distT="45720" distB="45720" distL="114300" distR="114300" simplePos="0" relativeHeight="251765760" behindDoc="0" locked="0" layoutInCell="1" allowOverlap="1" wp14:anchorId="0E0C0EAD" wp14:editId="3884759C">
                <wp:simplePos x="0" y="0"/>
                <wp:positionH relativeFrom="margin">
                  <wp:align>right</wp:align>
                </wp:positionH>
                <wp:positionV relativeFrom="paragraph">
                  <wp:posOffset>353695</wp:posOffset>
                </wp:positionV>
                <wp:extent cx="5730240" cy="342900"/>
                <wp:effectExtent l="0" t="0" r="3810" b="0"/>
                <wp:wrapSquare wrapText="bothSides"/>
                <wp:docPr id="478869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4B0A6693" w14:textId="6D2CD9AD" w:rsidR="001059FD" w:rsidRPr="003A5EC4" w:rsidRDefault="001059FD">
                            <w:pPr>
                              <w:spacing w:line="360" w:lineRule="auto"/>
                              <w:ind w:left="0" w:firstLine="0"/>
                              <w:rPr>
                                <w:bCs/>
                                <w:szCs w:val="24"/>
                              </w:rPr>
                              <w:pPrChange w:id="53" w:author="Ajay kumar Chigurla" w:date="2023-09-21T11:55:00Z">
                                <w:pPr>
                                  <w:spacing w:line="360" w:lineRule="auto"/>
                                  <w:ind w:left="0" w:firstLineChars="100" w:firstLine="240"/>
                                </w:pPr>
                              </w:pPrChange>
                            </w:pPr>
                            <w:r>
                              <w:rPr>
                                <w:bCs/>
                                <w:szCs w:val="24"/>
                              </w:rPr>
                              <w:t xml:space="preserve">CMRTC                                                                                                                                          </w:t>
                            </w:r>
                            <w:del w:id="54" w:author="Ajay kumar Chigurla" w:date="2023-09-21T11:55:00Z">
                              <w:r>
                                <w:rPr>
                                  <w:bCs/>
                                  <w:szCs w:val="24"/>
                                </w:rPr>
                                <w:delText xml:space="preserve">  </w:delText>
                              </w:r>
                            </w:del>
                            <w:r w:rsidR="00863B03">
                              <w:rPr>
                                <w:bCs/>
                                <w:szCs w:val="24"/>
                              </w:rPr>
                              <w:t>4</w:t>
                            </w:r>
                          </w:p>
                          <w:p w14:paraId="690DE174" w14:textId="77777777" w:rsidR="001059FD" w:rsidRDefault="001059FD" w:rsidP="001059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C0EAD" id="_x0000_s1033" type="#_x0000_t202" style="position:absolute;margin-left:400pt;margin-top:27.85pt;width:451.2pt;height:27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5NSEQIAAP0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" stroked="f">
                <v:textbox>
                  <w:txbxContent>
                    <w:p w14:paraId="4B0A6693" w14:textId="6D2CD9AD" w:rsidR="001059FD" w:rsidRPr="003A5EC4" w:rsidRDefault="001059FD">
                      <w:pPr>
                        <w:spacing w:line="360" w:lineRule="auto"/>
                        <w:ind w:left="0" w:firstLine="0"/>
                        <w:rPr>
                          <w:bCs/>
                          <w:szCs w:val="24"/>
                        </w:rPr>
                        <w:pPrChange w:id="55" w:author="Ajay kumar Chigurla" w:date="2023-09-21T11:55:00Z">
                          <w:pPr>
                            <w:spacing w:line="360" w:lineRule="auto"/>
                            <w:ind w:left="0" w:firstLineChars="100" w:firstLine="240"/>
                          </w:pPr>
                        </w:pPrChange>
                      </w:pPr>
                      <w:r>
                        <w:rPr>
                          <w:bCs/>
                          <w:szCs w:val="24"/>
                        </w:rPr>
                        <w:t xml:space="preserve">CMRTC                                                                                                                                          </w:t>
                      </w:r>
                      <w:del w:id="56" w:author="Ajay kumar Chigurla" w:date="2023-09-21T11:55:00Z">
                        <w:r>
                          <w:rPr>
                            <w:bCs/>
                            <w:szCs w:val="24"/>
                          </w:rPr>
                          <w:delText xml:space="preserve">  </w:delText>
                        </w:r>
                      </w:del>
                      <w:r w:rsidR="00863B03">
                        <w:rPr>
                          <w:bCs/>
                          <w:szCs w:val="24"/>
                        </w:rPr>
                        <w:t>4</w:t>
                      </w:r>
                    </w:p>
                    <w:p w14:paraId="690DE174" w14:textId="77777777" w:rsidR="001059FD" w:rsidRDefault="001059FD" w:rsidP="001059FD"/>
                  </w:txbxContent>
                </v:textbox>
                <w10:wrap type="square" anchorx="margin"/>
              </v:shape>
            </w:pict>
          </mc:Fallback>
        </mc:AlternateContent>
      </w:r>
    </w:p>
    <w:p w14:paraId="738763CD" w14:textId="595292EB" w:rsidR="0050767E" w:rsidRPr="001059FD" w:rsidRDefault="009D2D21" w:rsidP="001059FD">
      <w:pPr>
        <w:tabs>
          <w:tab w:val="center" w:pos="710"/>
          <w:tab w:val="center" w:pos="3087"/>
        </w:tabs>
        <w:spacing w:after="2" w:line="259" w:lineRule="auto"/>
        <w:ind w:left="0" w:right="0" w:firstLine="0"/>
        <w:jc w:val="left"/>
        <w:rPr>
          <w:bCs/>
          <w:szCs w:val="24"/>
        </w:rPr>
      </w:pPr>
      <w:ins w:id="57" w:author="Ajay kumar Chigurla" w:date="2023-09-21T11:55:00Z">
        <w:r w:rsidRPr="00377820">
          <w:rPr>
            <w:noProof/>
            <w:sz w:val="32"/>
          </w:rPr>
          <w:lastRenderedPageBreak/>
          <mc:AlternateContent>
            <mc:Choice Requires="wps">
              <w:drawing>
                <wp:anchor distT="45720" distB="45720" distL="114300" distR="114300" simplePos="0" relativeHeight="251667456" behindDoc="0" locked="0" layoutInCell="1" allowOverlap="1" wp14:anchorId="161D497A" wp14:editId="386C1739">
                  <wp:simplePos x="0" y="0"/>
                  <wp:positionH relativeFrom="margin">
                    <wp:align>right</wp:align>
                  </wp:positionH>
                  <wp:positionV relativeFrom="page">
                    <wp:posOffset>413385</wp:posOffset>
                  </wp:positionV>
                  <wp:extent cx="5436870" cy="253365"/>
                  <wp:effectExtent l="0" t="0" r="0" b="0"/>
                  <wp:wrapSquare wrapText="bothSides"/>
                  <wp:docPr id="123851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064391EB" w14:textId="77777777" w:rsidR="009D2D21" w:rsidRPr="00377820" w:rsidRDefault="009D2D21" w:rsidP="009D2D21">
                              <w:pPr>
                                <w:pStyle w:val="Header"/>
                                <w:rPr>
                                  <w:ins w:id="58" w:author="Ajay kumar Chigurla" w:date="2023-09-21T11:55:00Z"/>
                                  <w:sz w:val="21"/>
                                  <w:szCs w:val="20"/>
                                </w:rPr>
                              </w:pPr>
                              <w:ins w:id="59"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1D497A" id="_x0000_s1034" type="#_x0000_t202" style="position:absolute;margin-left:376.9pt;margin-top:32.55pt;width:428.1pt;height:19.95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" stroked="f">
                  <v:textbox style="mso-fit-shape-to-text:t">
                    <w:txbxContent>
                      <w:p w14:paraId="064391EB" w14:textId="77777777" w:rsidR="009D2D21" w:rsidRPr="00377820" w:rsidRDefault="009D2D21" w:rsidP="009D2D21">
                        <w:pPr>
                          <w:pStyle w:val="Header"/>
                          <w:rPr>
                            <w:ins w:id="60" w:author="Ajay kumar Chigurla" w:date="2023-09-21T11:55:00Z"/>
                            <w:sz w:val="21"/>
                            <w:szCs w:val="20"/>
                          </w:rPr>
                        </w:pPr>
                        <w:ins w:id="61"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roofErr w:type="gramStart"/>
      <w:r w:rsidR="0050767E">
        <w:rPr>
          <w:b/>
          <w:sz w:val="32"/>
        </w:rPr>
        <w:t>2.4  HARDWARE</w:t>
      </w:r>
      <w:proofErr w:type="gramEnd"/>
      <w:r w:rsidR="0050767E">
        <w:rPr>
          <w:b/>
          <w:sz w:val="32"/>
        </w:rPr>
        <w:t xml:space="preserve"> &amp; SOFTWARE REQUIREMENTS</w:t>
      </w:r>
    </w:p>
    <w:p w14:paraId="2C0C92AE" w14:textId="77777777" w:rsidR="0050767E" w:rsidRDefault="0050767E" w:rsidP="0050767E">
      <w:pPr>
        <w:tabs>
          <w:tab w:val="center" w:pos="710"/>
          <w:tab w:val="center" w:pos="3087"/>
        </w:tabs>
        <w:spacing w:after="2" w:line="259" w:lineRule="auto"/>
        <w:ind w:right="0"/>
        <w:jc w:val="center"/>
        <w:rPr>
          <w:b/>
          <w:sz w:val="32"/>
        </w:rPr>
      </w:pPr>
    </w:p>
    <w:p w14:paraId="7963E391" w14:textId="77777777" w:rsidR="0050767E" w:rsidRDefault="0050767E" w:rsidP="0050767E">
      <w:pPr>
        <w:tabs>
          <w:tab w:val="center" w:pos="710"/>
          <w:tab w:val="center" w:pos="3087"/>
        </w:tabs>
        <w:spacing w:after="2" w:line="259" w:lineRule="auto"/>
        <w:ind w:left="0" w:right="0" w:firstLine="0"/>
        <w:rPr>
          <w:b/>
          <w:sz w:val="28"/>
          <w:szCs w:val="28"/>
        </w:rPr>
      </w:pPr>
      <w:r>
        <w:rPr>
          <w:b/>
          <w:sz w:val="28"/>
          <w:szCs w:val="28"/>
        </w:rPr>
        <w:tab/>
      </w:r>
      <w:r>
        <w:rPr>
          <w:b/>
          <w:sz w:val="28"/>
          <w:szCs w:val="28"/>
        </w:rPr>
        <w:tab/>
      </w:r>
      <w:proofErr w:type="gramStart"/>
      <w:r>
        <w:rPr>
          <w:b/>
          <w:sz w:val="28"/>
          <w:szCs w:val="28"/>
        </w:rPr>
        <w:t>2.4.1  HARDWARE</w:t>
      </w:r>
      <w:proofErr w:type="gramEnd"/>
      <w:r>
        <w:rPr>
          <w:b/>
          <w:sz w:val="28"/>
          <w:szCs w:val="28"/>
        </w:rPr>
        <w:t xml:space="preserve"> REQUIREMENTS:</w:t>
      </w:r>
    </w:p>
    <w:p w14:paraId="081E2106" w14:textId="77777777" w:rsidR="0050767E" w:rsidRDefault="0050767E" w:rsidP="0050767E">
      <w:pPr>
        <w:tabs>
          <w:tab w:val="center" w:pos="710"/>
          <w:tab w:val="center" w:pos="3087"/>
        </w:tabs>
        <w:spacing w:after="2" w:line="259" w:lineRule="auto"/>
        <w:ind w:left="0" w:right="0" w:firstLine="0"/>
        <w:jc w:val="left"/>
      </w:pPr>
    </w:p>
    <w:p w14:paraId="06E593A9" w14:textId="77777777" w:rsidR="0050767E" w:rsidRDefault="0050767E" w:rsidP="0050767E">
      <w:pPr>
        <w:spacing w:after="108" w:line="259" w:lineRule="auto"/>
        <w:ind w:left="0" w:right="0" w:firstLine="0"/>
        <w:jc w:val="left"/>
      </w:pPr>
    </w:p>
    <w:p w14:paraId="305E81E1" w14:textId="77777777" w:rsidR="0050767E" w:rsidRDefault="0050767E" w:rsidP="0050767E">
      <w:pPr>
        <w:spacing w:after="108" w:line="259" w:lineRule="auto"/>
        <w:ind w:right="0" w:firstLine="720"/>
        <w:jc w:val="left"/>
      </w:pPr>
      <w:r>
        <w:t xml:space="preserve">Hardware interfaces specify the logical characteristics of each interface between the software product and the hardware components of the system. The following are some hardware requirements. </w:t>
      </w:r>
    </w:p>
    <w:p w14:paraId="34A95328" w14:textId="77777777" w:rsidR="0050767E" w:rsidRDefault="0050767E" w:rsidP="0050767E">
      <w:pPr>
        <w:spacing w:after="108" w:line="259" w:lineRule="auto"/>
        <w:ind w:right="0" w:firstLine="720"/>
        <w:jc w:val="left"/>
      </w:pPr>
    </w:p>
    <w:tbl>
      <w:tblPr>
        <w:tblStyle w:val="TableGrid"/>
        <w:tblW w:w="0" w:type="auto"/>
        <w:tblLook w:val="04A0" w:firstRow="1" w:lastRow="0" w:firstColumn="1" w:lastColumn="0" w:noHBand="0" w:noVBand="1"/>
      </w:tblPr>
      <w:tblGrid>
        <w:gridCol w:w="4512"/>
        <w:gridCol w:w="4514"/>
      </w:tblGrid>
      <w:tr w:rsidR="0050767E" w14:paraId="18C15A48" w14:textId="77777777" w:rsidTr="00E3680B">
        <w:tc>
          <w:tcPr>
            <w:tcW w:w="4621" w:type="dxa"/>
            <w:tcBorders>
              <w:top w:val="nil"/>
              <w:left w:val="nil"/>
              <w:bottom w:val="nil"/>
              <w:right w:val="nil"/>
            </w:tcBorders>
          </w:tcPr>
          <w:p w14:paraId="5EE7E4C5" w14:textId="1DBDEE1F" w:rsidR="0050767E" w:rsidRDefault="0050767E" w:rsidP="00E3680B">
            <w:pPr>
              <w:spacing w:after="108" w:line="480" w:lineRule="auto"/>
              <w:ind w:right="0"/>
              <w:jc w:val="left"/>
            </w:pPr>
            <w:r>
              <w:t xml:space="preserve">System Processor                           =   </w:t>
            </w:r>
          </w:p>
        </w:tc>
        <w:tc>
          <w:tcPr>
            <w:tcW w:w="4621" w:type="dxa"/>
            <w:tcBorders>
              <w:top w:val="nil"/>
              <w:left w:val="nil"/>
              <w:bottom w:val="nil"/>
              <w:right w:val="nil"/>
            </w:tcBorders>
          </w:tcPr>
          <w:p w14:paraId="23A660A1" w14:textId="77777777" w:rsidR="00607000" w:rsidRDefault="0050767E" w:rsidP="00E3680B">
            <w:pPr>
              <w:spacing w:after="108" w:line="480" w:lineRule="auto"/>
              <w:ind w:right="0"/>
              <w:jc w:val="left"/>
            </w:pPr>
            <w:r>
              <w:t xml:space="preserve"> Intel Dual </w:t>
            </w:r>
            <w:proofErr w:type="gramStart"/>
            <w:r>
              <w:t>Core  i</w:t>
            </w:r>
            <w:proofErr w:type="gramEnd"/>
            <w:r w:rsidR="00607000">
              <w:t>3</w:t>
            </w:r>
          </w:p>
          <w:p w14:paraId="01403F19" w14:textId="071DF756" w:rsidR="0050767E" w:rsidRDefault="0050767E" w:rsidP="00E3680B">
            <w:pPr>
              <w:spacing w:after="108" w:line="480" w:lineRule="auto"/>
              <w:ind w:right="0"/>
              <w:jc w:val="left"/>
            </w:pPr>
            <w:r>
              <w:t xml:space="preserve"> and above </w:t>
            </w:r>
          </w:p>
        </w:tc>
      </w:tr>
      <w:tr w:rsidR="0050767E" w14:paraId="67299847" w14:textId="77777777" w:rsidTr="00E3680B">
        <w:tc>
          <w:tcPr>
            <w:tcW w:w="4621" w:type="dxa"/>
            <w:tcBorders>
              <w:top w:val="nil"/>
              <w:left w:val="nil"/>
              <w:bottom w:val="nil"/>
              <w:right w:val="nil"/>
            </w:tcBorders>
          </w:tcPr>
          <w:p w14:paraId="4CB13879" w14:textId="2CFDC010" w:rsidR="0050767E" w:rsidRDefault="0050767E" w:rsidP="00E3680B">
            <w:pPr>
              <w:spacing w:after="108" w:line="480" w:lineRule="auto"/>
              <w:ind w:right="0"/>
              <w:jc w:val="left"/>
            </w:pPr>
            <w:r>
              <w:t xml:space="preserve">Hard Disk                                       =            </w:t>
            </w:r>
          </w:p>
        </w:tc>
        <w:tc>
          <w:tcPr>
            <w:tcW w:w="4621" w:type="dxa"/>
            <w:tcBorders>
              <w:top w:val="nil"/>
              <w:left w:val="nil"/>
              <w:bottom w:val="nil"/>
              <w:right w:val="nil"/>
            </w:tcBorders>
          </w:tcPr>
          <w:p w14:paraId="45D067C4" w14:textId="2C60A854" w:rsidR="0050767E" w:rsidRDefault="0050767E" w:rsidP="00E3680B">
            <w:pPr>
              <w:spacing w:after="108" w:line="480" w:lineRule="auto"/>
              <w:ind w:right="0"/>
              <w:jc w:val="left"/>
            </w:pPr>
            <w:r>
              <w:t xml:space="preserve"> </w:t>
            </w:r>
            <w:r w:rsidR="00607000">
              <w:t>40</w:t>
            </w:r>
            <w:r>
              <w:t>GB and above</w:t>
            </w:r>
          </w:p>
        </w:tc>
      </w:tr>
      <w:tr w:rsidR="0050767E" w14:paraId="1569D7FC" w14:textId="77777777" w:rsidTr="00E3680B">
        <w:tc>
          <w:tcPr>
            <w:tcW w:w="4621" w:type="dxa"/>
            <w:tcBorders>
              <w:top w:val="nil"/>
              <w:left w:val="nil"/>
              <w:bottom w:val="nil"/>
              <w:right w:val="nil"/>
            </w:tcBorders>
          </w:tcPr>
          <w:p w14:paraId="41C3BFF9" w14:textId="67EAFEFC" w:rsidR="0050767E" w:rsidRDefault="0050767E" w:rsidP="00E3680B">
            <w:pPr>
              <w:spacing w:after="108" w:line="480" w:lineRule="auto"/>
              <w:ind w:right="0"/>
              <w:jc w:val="left"/>
            </w:pPr>
            <w:r>
              <w:t xml:space="preserve">Ram                                                =   </w:t>
            </w:r>
          </w:p>
        </w:tc>
        <w:tc>
          <w:tcPr>
            <w:tcW w:w="4621" w:type="dxa"/>
            <w:tcBorders>
              <w:top w:val="nil"/>
              <w:left w:val="nil"/>
              <w:bottom w:val="nil"/>
              <w:right w:val="nil"/>
            </w:tcBorders>
          </w:tcPr>
          <w:p w14:paraId="0DA887AE" w14:textId="77777777" w:rsidR="0050767E" w:rsidRDefault="0050767E" w:rsidP="00E3680B">
            <w:pPr>
              <w:spacing w:after="108" w:line="480" w:lineRule="auto"/>
              <w:ind w:right="0"/>
              <w:jc w:val="left"/>
            </w:pPr>
            <w:r>
              <w:t xml:space="preserve">8GB and above </w:t>
            </w:r>
          </w:p>
        </w:tc>
      </w:tr>
      <w:tr w:rsidR="0050767E" w14:paraId="162A2513" w14:textId="77777777" w:rsidTr="00E3680B">
        <w:tc>
          <w:tcPr>
            <w:tcW w:w="4621" w:type="dxa"/>
            <w:tcBorders>
              <w:top w:val="nil"/>
              <w:left w:val="nil"/>
              <w:bottom w:val="nil"/>
              <w:right w:val="nil"/>
            </w:tcBorders>
          </w:tcPr>
          <w:p w14:paraId="188F93C0" w14:textId="5931D5FC" w:rsidR="0050767E" w:rsidRDefault="0050767E" w:rsidP="0050767E">
            <w:pPr>
              <w:spacing w:after="108" w:line="480" w:lineRule="auto"/>
              <w:ind w:right="0"/>
              <w:jc w:val="left"/>
            </w:pPr>
            <w:r>
              <w:t xml:space="preserve">Input devices                                  </w:t>
            </w:r>
            <w:r w:rsidR="00607000">
              <w:t>=</w:t>
            </w:r>
            <w:r>
              <w:t xml:space="preserve">   </w:t>
            </w:r>
          </w:p>
        </w:tc>
        <w:tc>
          <w:tcPr>
            <w:tcW w:w="4621" w:type="dxa"/>
            <w:tcBorders>
              <w:top w:val="nil"/>
              <w:left w:val="nil"/>
              <w:bottom w:val="nil"/>
              <w:right w:val="nil"/>
            </w:tcBorders>
          </w:tcPr>
          <w:p w14:paraId="5723DEE0" w14:textId="77777777" w:rsidR="0050767E" w:rsidRDefault="0050767E" w:rsidP="00E3680B">
            <w:pPr>
              <w:spacing w:after="108" w:line="480" w:lineRule="auto"/>
              <w:ind w:right="0"/>
              <w:jc w:val="left"/>
            </w:pPr>
            <w:r>
              <w:t xml:space="preserve"> Keyboard, mouse. </w:t>
            </w:r>
          </w:p>
        </w:tc>
      </w:tr>
    </w:tbl>
    <w:p w14:paraId="5D7E4915" w14:textId="69AFA2CE" w:rsidR="0050767E" w:rsidRDefault="0050767E" w:rsidP="0050767E">
      <w:pPr>
        <w:spacing w:line="360" w:lineRule="auto"/>
        <w:ind w:left="0" w:right="14" w:firstLine="0"/>
      </w:pPr>
    </w:p>
    <w:p w14:paraId="50C68F68" w14:textId="77777777" w:rsidR="0050767E" w:rsidRDefault="0050767E" w:rsidP="0050767E">
      <w:pPr>
        <w:tabs>
          <w:tab w:val="center" w:pos="708"/>
          <w:tab w:val="center" w:pos="3425"/>
        </w:tabs>
        <w:spacing w:after="98" w:line="360" w:lineRule="auto"/>
        <w:ind w:left="0" w:right="0" w:firstLine="0"/>
        <w:jc w:val="left"/>
      </w:pPr>
      <w:r>
        <w:rPr>
          <w:rFonts w:eastAsia="Calibri"/>
          <w:sz w:val="22"/>
        </w:rPr>
        <w:tab/>
      </w:r>
      <w:r>
        <w:rPr>
          <w:rFonts w:eastAsia="Arial"/>
          <w:b/>
          <w:sz w:val="28"/>
        </w:rPr>
        <w:t xml:space="preserve">          </w:t>
      </w:r>
      <w:r>
        <w:rPr>
          <w:rFonts w:eastAsia="Arial"/>
          <w:b/>
          <w:sz w:val="28"/>
          <w:szCs w:val="28"/>
        </w:rPr>
        <w:t xml:space="preserve">2.4.1 </w:t>
      </w:r>
      <w:r>
        <w:rPr>
          <w:b/>
          <w:sz w:val="28"/>
          <w:szCs w:val="28"/>
        </w:rPr>
        <w:t>SOFTWARE REQUIREMENTS:</w:t>
      </w:r>
      <w:r>
        <w:rPr>
          <w:b/>
          <w:sz w:val="32"/>
        </w:rPr>
        <w:t xml:space="preserve"> </w:t>
      </w:r>
    </w:p>
    <w:p w14:paraId="6C786E62" w14:textId="77777777" w:rsidR="0050767E" w:rsidRDefault="0050767E" w:rsidP="0050767E">
      <w:pPr>
        <w:spacing w:after="0" w:line="360" w:lineRule="auto"/>
        <w:ind w:left="0" w:right="0" w:firstLine="0"/>
        <w:jc w:val="left"/>
      </w:pPr>
      <w:r>
        <w:rPr>
          <w:b/>
          <w:sz w:val="40"/>
        </w:rPr>
        <w:t xml:space="preserve"> </w:t>
      </w:r>
    </w:p>
    <w:p w14:paraId="632F8B21" w14:textId="4FE52B77" w:rsidR="0050767E" w:rsidRDefault="0050767E" w:rsidP="0050767E">
      <w:pPr>
        <w:spacing w:line="360" w:lineRule="auto"/>
        <w:ind w:right="14" w:firstLine="720"/>
      </w:pPr>
      <w:r>
        <w:t xml:space="preserve">Software Requirements specifies the logical characteristics of each interface and   software components of the system. </w:t>
      </w:r>
    </w:p>
    <w:p w14:paraId="31F94FA0" w14:textId="45B145F6" w:rsidR="0050767E" w:rsidRDefault="0050767E" w:rsidP="0050767E">
      <w:pPr>
        <w:spacing w:line="360" w:lineRule="auto"/>
        <w:ind w:left="1070" w:right="14" w:firstLine="360"/>
      </w:pPr>
    </w:p>
    <w:tbl>
      <w:tblPr>
        <w:tblStyle w:val="TableGrid"/>
        <w:tblW w:w="0" w:type="auto"/>
        <w:tblLook w:val="04A0" w:firstRow="1" w:lastRow="0" w:firstColumn="1" w:lastColumn="0" w:noHBand="0" w:noVBand="1"/>
      </w:tblPr>
      <w:tblGrid>
        <w:gridCol w:w="4517"/>
        <w:gridCol w:w="4509"/>
      </w:tblGrid>
      <w:tr w:rsidR="0050767E" w14:paraId="02515EB9" w14:textId="77777777" w:rsidTr="00E3680B">
        <w:tc>
          <w:tcPr>
            <w:tcW w:w="4621" w:type="dxa"/>
            <w:tcBorders>
              <w:top w:val="nil"/>
              <w:left w:val="nil"/>
              <w:bottom w:val="nil"/>
              <w:right w:val="nil"/>
            </w:tcBorders>
          </w:tcPr>
          <w:p w14:paraId="44707069" w14:textId="734C59EC" w:rsidR="0050767E" w:rsidRDefault="0050767E" w:rsidP="00E3680B">
            <w:pPr>
              <w:spacing w:after="108" w:line="480" w:lineRule="auto"/>
              <w:ind w:right="0"/>
              <w:jc w:val="left"/>
            </w:pPr>
            <w:r>
              <w:t xml:space="preserve">Operating Systems                          </w:t>
            </w:r>
            <w:r w:rsidR="00607000">
              <w:t>=</w:t>
            </w:r>
            <w:r>
              <w:t xml:space="preserve">   </w:t>
            </w:r>
          </w:p>
        </w:tc>
        <w:tc>
          <w:tcPr>
            <w:tcW w:w="4621" w:type="dxa"/>
            <w:tcBorders>
              <w:top w:val="nil"/>
              <w:left w:val="nil"/>
              <w:bottom w:val="nil"/>
              <w:right w:val="nil"/>
            </w:tcBorders>
          </w:tcPr>
          <w:p w14:paraId="28954A55" w14:textId="77777777" w:rsidR="0050767E" w:rsidRDefault="0050767E" w:rsidP="00E3680B">
            <w:pPr>
              <w:spacing w:after="108" w:line="480" w:lineRule="auto"/>
              <w:ind w:right="0"/>
              <w:jc w:val="left"/>
            </w:pPr>
            <w:r>
              <w:t xml:space="preserve"> Window 8 or above</w:t>
            </w:r>
          </w:p>
        </w:tc>
      </w:tr>
      <w:tr w:rsidR="0050767E" w14:paraId="2F4BB7D4" w14:textId="77777777" w:rsidTr="00E3680B">
        <w:tc>
          <w:tcPr>
            <w:tcW w:w="4621" w:type="dxa"/>
            <w:tcBorders>
              <w:top w:val="nil"/>
              <w:left w:val="nil"/>
              <w:bottom w:val="nil"/>
              <w:right w:val="nil"/>
            </w:tcBorders>
          </w:tcPr>
          <w:p w14:paraId="5AE0656C" w14:textId="5301C020" w:rsidR="0050767E" w:rsidRDefault="0050767E" w:rsidP="00E3680B">
            <w:pPr>
              <w:spacing w:after="108" w:line="480" w:lineRule="auto"/>
              <w:ind w:right="0"/>
              <w:jc w:val="left"/>
            </w:pPr>
            <w:r>
              <w:t xml:space="preserve">Coding Languages                   </w:t>
            </w:r>
            <w:r w:rsidR="00607000">
              <w:t xml:space="preserve">       =</w:t>
            </w:r>
            <w:r>
              <w:t xml:space="preserve">          </w:t>
            </w:r>
          </w:p>
          <w:p w14:paraId="06AB8965" w14:textId="77777777" w:rsidR="0050767E" w:rsidRDefault="0050767E" w:rsidP="00E3680B">
            <w:pPr>
              <w:spacing w:after="108" w:line="480" w:lineRule="auto"/>
              <w:ind w:right="0"/>
              <w:jc w:val="left"/>
            </w:pPr>
          </w:p>
        </w:tc>
        <w:tc>
          <w:tcPr>
            <w:tcW w:w="4621" w:type="dxa"/>
            <w:tcBorders>
              <w:top w:val="nil"/>
              <w:left w:val="nil"/>
              <w:bottom w:val="nil"/>
              <w:right w:val="nil"/>
            </w:tcBorders>
          </w:tcPr>
          <w:p w14:paraId="7DC2A548" w14:textId="3DF83700" w:rsidR="0050767E" w:rsidRDefault="0050767E" w:rsidP="00E3680B">
            <w:pPr>
              <w:spacing w:after="108" w:line="480" w:lineRule="auto"/>
              <w:ind w:right="0"/>
              <w:jc w:val="left"/>
            </w:pPr>
            <w:r>
              <w:t xml:space="preserve"> Python</w:t>
            </w:r>
            <w:r w:rsidR="00607000">
              <w:t xml:space="preserve"> 3.7</w:t>
            </w:r>
          </w:p>
        </w:tc>
      </w:tr>
    </w:tbl>
    <w:p w14:paraId="6C0AA5DF" w14:textId="67DD5FD2" w:rsidR="0050767E" w:rsidRDefault="0050767E" w:rsidP="0050767E">
      <w:pPr>
        <w:tabs>
          <w:tab w:val="center" w:pos="710"/>
          <w:tab w:val="center" w:pos="3087"/>
        </w:tabs>
        <w:spacing w:after="2" w:line="259" w:lineRule="auto"/>
        <w:ind w:left="0" w:right="0" w:firstLine="0"/>
        <w:jc w:val="left"/>
        <w:rPr>
          <w:b/>
          <w:sz w:val="71"/>
        </w:rPr>
      </w:pPr>
      <w:r>
        <w:rPr>
          <w:bCs/>
          <w:szCs w:val="24"/>
        </w:rPr>
        <w:t xml:space="preserve">                                                                                                                         </w:t>
      </w:r>
    </w:p>
    <w:p w14:paraId="091271A7" w14:textId="2E14B32C" w:rsidR="0050767E" w:rsidRDefault="0050767E" w:rsidP="0050767E">
      <w:pPr>
        <w:tabs>
          <w:tab w:val="center" w:pos="710"/>
          <w:tab w:val="center" w:pos="3087"/>
        </w:tabs>
        <w:spacing w:after="2" w:line="259" w:lineRule="auto"/>
        <w:ind w:left="0" w:right="0" w:firstLine="0"/>
        <w:jc w:val="left"/>
        <w:rPr>
          <w:bCs/>
          <w:szCs w:val="24"/>
        </w:rPr>
      </w:pPr>
    </w:p>
    <w:p w14:paraId="08C9BB4B" w14:textId="25C15A5C" w:rsidR="00607000" w:rsidRPr="00607000" w:rsidRDefault="001059FD" w:rsidP="00607000">
      <w:pPr>
        <w:rPr>
          <w:szCs w:val="24"/>
        </w:rPr>
      </w:pPr>
      <w:r w:rsidRPr="009477AB">
        <w:rPr>
          <w:b/>
          <w:noProof/>
          <w:sz w:val="71"/>
        </w:rPr>
        <mc:AlternateContent>
          <mc:Choice Requires="wps">
            <w:drawing>
              <wp:anchor distT="45720" distB="45720" distL="114300" distR="114300" simplePos="0" relativeHeight="251767808" behindDoc="0" locked="0" layoutInCell="1" allowOverlap="1" wp14:anchorId="4F78D133" wp14:editId="36013D8A">
                <wp:simplePos x="0" y="0"/>
                <wp:positionH relativeFrom="margin">
                  <wp:align>right</wp:align>
                </wp:positionH>
                <wp:positionV relativeFrom="paragraph">
                  <wp:posOffset>416378</wp:posOffset>
                </wp:positionV>
                <wp:extent cx="5730240" cy="342900"/>
                <wp:effectExtent l="0" t="0" r="3810" b="0"/>
                <wp:wrapSquare wrapText="bothSides"/>
                <wp:docPr id="284243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077BCCF1" w14:textId="5190D8BE" w:rsidR="001059FD" w:rsidRPr="003A5EC4" w:rsidRDefault="001059FD">
                            <w:pPr>
                              <w:spacing w:line="360" w:lineRule="auto"/>
                              <w:ind w:left="0" w:firstLine="0"/>
                              <w:rPr>
                                <w:bCs/>
                                <w:szCs w:val="24"/>
                              </w:rPr>
                              <w:pPrChange w:id="62" w:author="Ajay kumar Chigurla" w:date="2023-09-21T11:55:00Z">
                                <w:pPr>
                                  <w:spacing w:line="360" w:lineRule="auto"/>
                                  <w:ind w:left="0" w:firstLineChars="100" w:firstLine="240"/>
                                </w:pPr>
                              </w:pPrChange>
                            </w:pPr>
                            <w:r>
                              <w:rPr>
                                <w:bCs/>
                                <w:szCs w:val="24"/>
                              </w:rPr>
                              <w:t xml:space="preserve">CMRTC                                                                                                                                          </w:t>
                            </w:r>
                            <w:del w:id="63" w:author="Ajay kumar Chigurla" w:date="2023-09-21T11:55:00Z">
                              <w:r>
                                <w:rPr>
                                  <w:bCs/>
                                  <w:szCs w:val="24"/>
                                </w:rPr>
                                <w:delText xml:space="preserve">  </w:delText>
                              </w:r>
                            </w:del>
                            <w:r w:rsidR="00863B03">
                              <w:rPr>
                                <w:bCs/>
                                <w:szCs w:val="24"/>
                              </w:rPr>
                              <w:t>5</w:t>
                            </w:r>
                          </w:p>
                          <w:p w14:paraId="3371EF33" w14:textId="77777777" w:rsidR="001059FD" w:rsidRDefault="001059FD" w:rsidP="001059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8D133" id="_x0000_s1035" type="#_x0000_t202" style="position:absolute;left:0;text-align:left;margin-left:400pt;margin-top:32.8pt;width:451.2pt;height:27pt;z-index:251767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bUEAIAAP0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" stroked="f">
                <v:textbox>
                  <w:txbxContent>
                    <w:p w14:paraId="077BCCF1" w14:textId="5190D8BE" w:rsidR="001059FD" w:rsidRPr="003A5EC4" w:rsidRDefault="001059FD">
                      <w:pPr>
                        <w:spacing w:line="360" w:lineRule="auto"/>
                        <w:ind w:left="0" w:firstLine="0"/>
                        <w:rPr>
                          <w:bCs/>
                          <w:szCs w:val="24"/>
                        </w:rPr>
                        <w:pPrChange w:id="64" w:author="Ajay kumar Chigurla" w:date="2023-09-21T11:55:00Z">
                          <w:pPr>
                            <w:spacing w:line="360" w:lineRule="auto"/>
                            <w:ind w:left="0" w:firstLineChars="100" w:firstLine="240"/>
                          </w:pPr>
                        </w:pPrChange>
                      </w:pPr>
                      <w:r>
                        <w:rPr>
                          <w:bCs/>
                          <w:szCs w:val="24"/>
                        </w:rPr>
                        <w:t xml:space="preserve">CMRTC                                                                                                                                          </w:t>
                      </w:r>
                      <w:del w:id="65" w:author="Ajay kumar Chigurla" w:date="2023-09-21T11:55:00Z">
                        <w:r>
                          <w:rPr>
                            <w:bCs/>
                            <w:szCs w:val="24"/>
                          </w:rPr>
                          <w:delText xml:space="preserve">  </w:delText>
                        </w:r>
                      </w:del>
                      <w:r w:rsidR="00863B03">
                        <w:rPr>
                          <w:bCs/>
                          <w:szCs w:val="24"/>
                        </w:rPr>
                        <w:t>5</w:t>
                      </w:r>
                    </w:p>
                    <w:p w14:paraId="3371EF33" w14:textId="77777777" w:rsidR="001059FD" w:rsidRDefault="001059FD" w:rsidP="001059FD"/>
                  </w:txbxContent>
                </v:textbox>
                <w10:wrap type="square" anchorx="margin"/>
              </v:shape>
            </w:pict>
          </mc:Fallback>
        </mc:AlternateContent>
      </w:r>
    </w:p>
    <w:p w14:paraId="59AE7C3C" w14:textId="77777777" w:rsidR="00607000" w:rsidRPr="00607000" w:rsidRDefault="00607000" w:rsidP="00607000">
      <w:pPr>
        <w:rPr>
          <w:szCs w:val="24"/>
        </w:rPr>
      </w:pPr>
    </w:p>
    <w:p w14:paraId="6F085BB4" w14:textId="77777777" w:rsidR="00607000" w:rsidRPr="00607000" w:rsidRDefault="00607000" w:rsidP="00607000">
      <w:pPr>
        <w:rPr>
          <w:szCs w:val="24"/>
        </w:rPr>
      </w:pPr>
    </w:p>
    <w:p w14:paraId="2457ECA9" w14:textId="77777777" w:rsidR="00607000" w:rsidRPr="00607000" w:rsidRDefault="00607000" w:rsidP="00607000">
      <w:pPr>
        <w:rPr>
          <w:szCs w:val="24"/>
        </w:rPr>
      </w:pPr>
    </w:p>
    <w:p w14:paraId="278AA41E" w14:textId="77777777" w:rsidR="00607000" w:rsidRPr="00607000" w:rsidRDefault="00607000" w:rsidP="00607000">
      <w:pPr>
        <w:rPr>
          <w:szCs w:val="24"/>
        </w:rPr>
      </w:pPr>
    </w:p>
    <w:p w14:paraId="4660C13D" w14:textId="77777777" w:rsidR="00607000" w:rsidRPr="00607000" w:rsidRDefault="00607000" w:rsidP="00607000">
      <w:pPr>
        <w:rPr>
          <w:szCs w:val="24"/>
        </w:rPr>
      </w:pPr>
    </w:p>
    <w:p w14:paraId="63B451DF" w14:textId="77777777" w:rsidR="00607000" w:rsidRPr="00607000" w:rsidRDefault="00607000" w:rsidP="00607000">
      <w:pPr>
        <w:rPr>
          <w:szCs w:val="24"/>
        </w:rPr>
      </w:pPr>
    </w:p>
    <w:p w14:paraId="320A17A2" w14:textId="77777777" w:rsidR="00607000" w:rsidRPr="00607000" w:rsidRDefault="00607000" w:rsidP="00607000">
      <w:pPr>
        <w:rPr>
          <w:szCs w:val="24"/>
        </w:rPr>
      </w:pPr>
    </w:p>
    <w:p w14:paraId="5F623172" w14:textId="77777777" w:rsidR="00607000" w:rsidRPr="00607000" w:rsidRDefault="00607000" w:rsidP="00607000">
      <w:pPr>
        <w:rPr>
          <w:szCs w:val="24"/>
        </w:rPr>
      </w:pPr>
    </w:p>
    <w:p w14:paraId="5BAC8DA2" w14:textId="77777777" w:rsidR="00607000" w:rsidRPr="00607000" w:rsidRDefault="00607000" w:rsidP="00607000">
      <w:pPr>
        <w:rPr>
          <w:szCs w:val="24"/>
        </w:rPr>
      </w:pPr>
    </w:p>
    <w:p w14:paraId="0C5C4873" w14:textId="77777777" w:rsidR="00607000" w:rsidRPr="00607000" w:rsidRDefault="00607000" w:rsidP="00607000">
      <w:pPr>
        <w:rPr>
          <w:szCs w:val="24"/>
        </w:rPr>
      </w:pPr>
    </w:p>
    <w:p w14:paraId="755D3B27" w14:textId="77777777" w:rsidR="00607000" w:rsidRDefault="00607000" w:rsidP="00607000">
      <w:pPr>
        <w:rPr>
          <w:bCs/>
          <w:szCs w:val="24"/>
        </w:rPr>
      </w:pPr>
    </w:p>
    <w:p w14:paraId="1A60FB29" w14:textId="77777777" w:rsidR="00607000" w:rsidRDefault="00607000" w:rsidP="00607000">
      <w:pPr>
        <w:tabs>
          <w:tab w:val="left" w:pos="1828"/>
        </w:tabs>
        <w:rPr>
          <w:b/>
          <w:bCs/>
          <w:sz w:val="72"/>
          <w:szCs w:val="72"/>
        </w:rPr>
      </w:pPr>
      <w:r>
        <w:rPr>
          <w:b/>
          <w:bCs/>
          <w:sz w:val="72"/>
          <w:szCs w:val="72"/>
        </w:rPr>
        <w:t xml:space="preserve">   </w:t>
      </w:r>
    </w:p>
    <w:p w14:paraId="39701FBE" w14:textId="421DD045" w:rsidR="00607000" w:rsidRDefault="00607000" w:rsidP="00DB11FD">
      <w:pPr>
        <w:tabs>
          <w:tab w:val="left" w:pos="1828"/>
        </w:tabs>
        <w:jc w:val="center"/>
        <w:rPr>
          <w:b/>
          <w:bCs/>
          <w:sz w:val="72"/>
          <w:szCs w:val="72"/>
        </w:rPr>
      </w:pPr>
      <w:r w:rsidRPr="00607000">
        <w:rPr>
          <w:b/>
          <w:bCs/>
          <w:sz w:val="72"/>
          <w:szCs w:val="72"/>
        </w:rPr>
        <w:t>3.</w:t>
      </w:r>
      <w:r>
        <w:rPr>
          <w:b/>
          <w:bCs/>
          <w:sz w:val="72"/>
          <w:szCs w:val="72"/>
        </w:rPr>
        <w:t xml:space="preserve"> </w:t>
      </w:r>
      <w:r w:rsidRPr="00607000">
        <w:rPr>
          <w:b/>
          <w:bCs/>
          <w:sz w:val="72"/>
          <w:szCs w:val="72"/>
        </w:rPr>
        <w:t>ARCHITEC</w:t>
      </w:r>
      <w:r>
        <w:rPr>
          <w:b/>
          <w:bCs/>
          <w:sz w:val="72"/>
          <w:szCs w:val="72"/>
        </w:rPr>
        <w:t>TURE</w:t>
      </w:r>
    </w:p>
    <w:p w14:paraId="5D66E9BC" w14:textId="77777777" w:rsidR="00607000" w:rsidRDefault="00607000" w:rsidP="00607000">
      <w:pPr>
        <w:tabs>
          <w:tab w:val="left" w:pos="1828"/>
        </w:tabs>
        <w:rPr>
          <w:b/>
          <w:bCs/>
          <w:sz w:val="72"/>
          <w:szCs w:val="72"/>
        </w:rPr>
      </w:pPr>
    </w:p>
    <w:p w14:paraId="0CFAF851" w14:textId="77777777" w:rsidR="00607000" w:rsidRPr="00607000" w:rsidRDefault="00607000" w:rsidP="00607000">
      <w:pPr>
        <w:rPr>
          <w:sz w:val="72"/>
          <w:szCs w:val="72"/>
        </w:rPr>
      </w:pPr>
    </w:p>
    <w:p w14:paraId="22F8DE4B" w14:textId="77777777" w:rsidR="00607000" w:rsidRPr="00607000" w:rsidRDefault="00607000" w:rsidP="00607000">
      <w:pPr>
        <w:rPr>
          <w:sz w:val="72"/>
          <w:szCs w:val="72"/>
        </w:rPr>
      </w:pPr>
    </w:p>
    <w:p w14:paraId="56AF8762" w14:textId="77777777" w:rsidR="00607000" w:rsidRPr="00607000" w:rsidRDefault="00607000" w:rsidP="00607000">
      <w:pPr>
        <w:rPr>
          <w:sz w:val="72"/>
          <w:szCs w:val="72"/>
        </w:rPr>
      </w:pPr>
    </w:p>
    <w:p w14:paraId="6AE4D9BA" w14:textId="77777777" w:rsidR="00607000" w:rsidRPr="00607000" w:rsidRDefault="00607000" w:rsidP="00607000">
      <w:pPr>
        <w:rPr>
          <w:sz w:val="72"/>
          <w:szCs w:val="72"/>
        </w:rPr>
      </w:pPr>
    </w:p>
    <w:p w14:paraId="522F0B31" w14:textId="77777777" w:rsidR="00607000" w:rsidRDefault="00607000" w:rsidP="00607000">
      <w:pPr>
        <w:rPr>
          <w:b/>
          <w:bCs/>
          <w:sz w:val="72"/>
          <w:szCs w:val="72"/>
        </w:rPr>
      </w:pPr>
    </w:p>
    <w:p w14:paraId="1AD1E618" w14:textId="396A161D" w:rsidR="00607000" w:rsidRPr="000A255F" w:rsidRDefault="00607000" w:rsidP="000A255F">
      <w:pPr>
        <w:tabs>
          <w:tab w:val="left" w:pos="5773"/>
        </w:tabs>
        <w:rPr>
          <w:sz w:val="72"/>
          <w:szCs w:val="72"/>
        </w:rPr>
      </w:pPr>
      <w:r>
        <w:rPr>
          <w:sz w:val="72"/>
          <w:szCs w:val="72"/>
        </w:rPr>
        <w:tab/>
      </w:r>
    </w:p>
    <w:p w14:paraId="25316EDB" w14:textId="17AB70E0" w:rsidR="009D2D21" w:rsidRDefault="009D2D21" w:rsidP="00607000">
      <w:pPr>
        <w:tabs>
          <w:tab w:val="center" w:pos="664"/>
          <w:tab w:val="center" w:pos="5001"/>
        </w:tabs>
        <w:spacing w:after="0" w:line="259" w:lineRule="auto"/>
        <w:ind w:left="0" w:right="0" w:firstLine="0"/>
        <w:jc w:val="center"/>
        <w:rPr>
          <w:sz w:val="21"/>
          <w:szCs w:val="20"/>
        </w:rPr>
      </w:pPr>
    </w:p>
    <w:p w14:paraId="744BEC7B" w14:textId="77777777" w:rsidR="001059FD" w:rsidRDefault="001059FD" w:rsidP="001059FD">
      <w:pPr>
        <w:tabs>
          <w:tab w:val="center" w:pos="664"/>
          <w:tab w:val="center" w:pos="5001"/>
        </w:tabs>
        <w:spacing w:after="0" w:line="259" w:lineRule="auto"/>
        <w:ind w:left="0" w:right="0" w:firstLine="0"/>
        <w:rPr>
          <w:sz w:val="21"/>
          <w:szCs w:val="20"/>
        </w:rPr>
      </w:pPr>
    </w:p>
    <w:p w14:paraId="7F1EDCAD" w14:textId="77777777" w:rsidR="00DB11FD" w:rsidRDefault="00DB11FD" w:rsidP="001059FD">
      <w:pPr>
        <w:tabs>
          <w:tab w:val="center" w:pos="664"/>
          <w:tab w:val="center" w:pos="5001"/>
        </w:tabs>
        <w:spacing w:after="0" w:line="259" w:lineRule="auto"/>
        <w:ind w:left="0" w:right="0" w:firstLine="0"/>
        <w:rPr>
          <w:b/>
          <w:sz w:val="36"/>
          <w:szCs w:val="32"/>
        </w:rPr>
      </w:pPr>
    </w:p>
    <w:p w14:paraId="7894F5A9" w14:textId="77777777" w:rsidR="00DB11FD" w:rsidRDefault="00DB11FD" w:rsidP="001059FD">
      <w:pPr>
        <w:tabs>
          <w:tab w:val="center" w:pos="664"/>
          <w:tab w:val="center" w:pos="5001"/>
        </w:tabs>
        <w:spacing w:after="0" w:line="259" w:lineRule="auto"/>
        <w:ind w:left="0" w:right="0" w:firstLine="0"/>
        <w:rPr>
          <w:b/>
          <w:sz w:val="36"/>
          <w:szCs w:val="32"/>
        </w:rPr>
      </w:pPr>
    </w:p>
    <w:p w14:paraId="0174DD92" w14:textId="23021845" w:rsidR="00607000" w:rsidRDefault="00DB11FD" w:rsidP="001059FD">
      <w:pPr>
        <w:tabs>
          <w:tab w:val="center" w:pos="664"/>
          <w:tab w:val="center" w:pos="5001"/>
        </w:tabs>
        <w:spacing w:after="0" w:line="259" w:lineRule="auto"/>
        <w:ind w:left="0" w:right="0" w:firstLine="0"/>
        <w:rPr>
          <w:sz w:val="32"/>
          <w:szCs w:val="28"/>
        </w:rPr>
      </w:pPr>
      <w:ins w:id="66" w:author="Ajay kumar Chigurla" w:date="2023-09-21T11:55:00Z">
        <w:r w:rsidRPr="00377820">
          <w:rPr>
            <w:noProof/>
            <w:sz w:val="32"/>
          </w:rPr>
          <w:lastRenderedPageBreak/>
          <mc:AlternateContent>
            <mc:Choice Requires="wps">
              <w:drawing>
                <wp:anchor distT="45720" distB="45720" distL="114300" distR="114300" simplePos="0" relativeHeight="251841536" behindDoc="0" locked="0" layoutInCell="1" allowOverlap="1" wp14:anchorId="2269D666" wp14:editId="4C99739E">
                  <wp:simplePos x="0" y="0"/>
                  <wp:positionH relativeFrom="margin">
                    <wp:align>right</wp:align>
                  </wp:positionH>
                  <wp:positionV relativeFrom="page">
                    <wp:posOffset>355963</wp:posOffset>
                  </wp:positionV>
                  <wp:extent cx="5436870" cy="253365"/>
                  <wp:effectExtent l="0" t="0" r="0" b="0"/>
                  <wp:wrapSquare wrapText="bothSides"/>
                  <wp:docPr id="677538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68ABD472" w14:textId="77777777" w:rsidR="00DB11FD" w:rsidRPr="00377820" w:rsidRDefault="00DB11FD" w:rsidP="00DB11FD">
                              <w:pPr>
                                <w:pStyle w:val="Header"/>
                                <w:rPr>
                                  <w:ins w:id="67" w:author="Ajay kumar Chigurla" w:date="2023-09-21T11:55:00Z"/>
                                  <w:sz w:val="21"/>
                                  <w:szCs w:val="20"/>
                                </w:rPr>
                              </w:pPr>
                              <w:ins w:id="68"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9D666" id="_x0000_s1036" type="#_x0000_t202" style="position:absolute;left:0;text-align:left;margin-left:376.9pt;margin-top:28.05pt;width:428.1pt;height:19.95pt;z-index:251841536;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" stroked="f">
                  <v:textbox style="mso-fit-shape-to-text:t">
                    <w:txbxContent>
                      <w:p w14:paraId="68ABD472" w14:textId="77777777" w:rsidR="00DB11FD" w:rsidRPr="00377820" w:rsidRDefault="00DB11FD" w:rsidP="00DB11FD">
                        <w:pPr>
                          <w:pStyle w:val="Header"/>
                          <w:rPr>
                            <w:ins w:id="69" w:author="Ajay kumar Chigurla" w:date="2023-09-21T11:55:00Z"/>
                            <w:sz w:val="21"/>
                            <w:szCs w:val="20"/>
                          </w:rPr>
                        </w:pPr>
                        <w:ins w:id="70"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607000">
        <w:rPr>
          <w:b/>
          <w:sz w:val="36"/>
          <w:szCs w:val="32"/>
        </w:rPr>
        <w:t>3.</w:t>
      </w:r>
      <w:r w:rsidR="00607000">
        <w:rPr>
          <w:rFonts w:eastAsia="Arial"/>
          <w:b/>
          <w:sz w:val="36"/>
          <w:szCs w:val="32"/>
        </w:rPr>
        <w:t xml:space="preserve"> </w:t>
      </w:r>
      <w:r w:rsidR="00607000">
        <w:rPr>
          <w:b/>
          <w:sz w:val="36"/>
          <w:szCs w:val="28"/>
        </w:rPr>
        <w:t>ARCHITECTURE</w:t>
      </w:r>
    </w:p>
    <w:p w14:paraId="7B64DC03" w14:textId="77777777" w:rsidR="00607000" w:rsidRDefault="00607000" w:rsidP="00607000">
      <w:pPr>
        <w:spacing w:after="0" w:line="259" w:lineRule="auto"/>
        <w:ind w:left="0" w:right="0" w:firstLine="0"/>
        <w:jc w:val="left"/>
      </w:pPr>
      <w:r>
        <w:rPr>
          <w:b/>
          <w:sz w:val="30"/>
        </w:rPr>
        <w:t xml:space="preserve"> </w:t>
      </w:r>
    </w:p>
    <w:p w14:paraId="59ED0C1C" w14:textId="1AD42D2B" w:rsidR="00607000" w:rsidRPr="009924B2" w:rsidRDefault="00607000" w:rsidP="009924B2">
      <w:pPr>
        <w:pStyle w:val="Heading3"/>
        <w:tabs>
          <w:tab w:val="center" w:pos="780"/>
          <w:tab w:val="center" w:pos="2940"/>
        </w:tabs>
        <w:spacing w:after="93"/>
        <w:ind w:left="0" w:firstLine="0"/>
        <w:rPr>
          <w:rFonts w:ascii="Times New Roman" w:hAnsi="Times New Roman" w:cs="Times New Roman"/>
          <w:b/>
          <w:bCs/>
          <w:color w:val="auto"/>
          <w:sz w:val="28"/>
          <w:szCs w:val="28"/>
        </w:rPr>
      </w:pPr>
      <w:r>
        <w:rPr>
          <w:rFonts w:ascii="Times New Roman" w:eastAsia="Calibri" w:hAnsi="Times New Roman" w:cs="Times New Roman"/>
          <w:sz w:val="22"/>
        </w:rPr>
        <w:tab/>
      </w:r>
      <w:r>
        <w:rPr>
          <w:rFonts w:ascii="Times New Roman" w:eastAsia="Arial" w:hAnsi="Times New Roman" w:cs="Times New Roman"/>
          <w:b/>
          <w:bCs/>
          <w:color w:val="auto"/>
          <w:sz w:val="28"/>
          <w:szCs w:val="28"/>
        </w:rPr>
        <w:t xml:space="preserve">         3.1   </w:t>
      </w:r>
      <w:r>
        <w:rPr>
          <w:rFonts w:ascii="Times New Roman" w:hAnsi="Times New Roman" w:cs="Times New Roman"/>
          <w:b/>
          <w:bCs/>
          <w:color w:val="auto"/>
          <w:sz w:val="28"/>
          <w:szCs w:val="28"/>
        </w:rPr>
        <w:t xml:space="preserve">PROJECT ARCHITECTURE </w:t>
      </w:r>
    </w:p>
    <w:p w14:paraId="6B01035A" w14:textId="77777777" w:rsidR="009924B2" w:rsidRPr="009924B2" w:rsidRDefault="009924B2" w:rsidP="009924B2">
      <w:pPr>
        <w:spacing w:after="0" w:line="360" w:lineRule="auto"/>
        <w:ind w:right="6" w:firstLine="720"/>
        <w:rPr>
          <w:rFonts w:eastAsia="Calibri"/>
        </w:rPr>
      </w:pPr>
      <w:r w:rsidRPr="009924B2">
        <w:rPr>
          <w:rFonts w:eastAsia="Calibri"/>
        </w:rPr>
        <w:t xml:space="preserve">The following steps have been performed for stroke detection in WEKA: • Data pre-processing and </w:t>
      </w:r>
      <w:proofErr w:type="gramStart"/>
      <w:r w:rsidRPr="009924B2">
        <w:rPr>
          <w:rFonts w:eastAsia="Calibri"/>
        </w:rPr>
        <w:t>visualization .</w:t>
      </w:r>
      <w:proofErr w:type="gramEnd"/>
    </w:p>
    <w:p w14:paraId="20EA8836" w14:textId="77777777" w:rsidR="009924B2" w:rsidRPr="009924B2" w:rsidRDefault="009924B2" w:rsidP="009924B2">
      <w:pPr>
        <w:spacing w:after="0" w:line="360" w:lineRule="auto"/>
        <w:ind w:right="6" w:hanging="11"/>
        <w:rPr>
          <w:rFonts w:eastAsia="Calibri"/>
        </w:rPr>
      </w:pPr>
      <w:r w:rsidRPr="009924B2">
        <w:rPr>
          <w:rFonts w:eastAsia="Calibri"/>
        </w:rPr>
        <w:t xml:space="preserve"> • Attribute selection</w:t>
      </w:r>
    </w:p>
    <w:p w14:paraId="6078447A" w14:textId="77777777" w:rsidR="009924B2" w:rsidRPr="009924B2" w:rsidRDefault="009924B2" w:rsidP="009924B2">
      <w:pPr>
        <w:spacing w:after="0" w:line="360" w:lineRule="auto"/>
        <w:ind w:right="6" w:hanging="11"/>
        <w:rPr>
          <w:rFonts w:eastAsia="Calibri"/>
        </w:rPr>
      </w:pPr>
      <w:r w:rsidRPr="009924B2">
        <w:rPr>
          <w:rFonts w:eastAsia="Calibri"/>
        </w:rPr>
        <w:t xml:space="preserve"> • Test set and train set splitting</w:t>
      </w:r>
    </w:p>
    <w:p w14:paraId="64860E10" w14:textId="5F0D8238" w:rsidR="009924B2" w:rsidRPr="009924B2" w:rsidRDefault="009924B2" w:rsidP="009924B2">
      <w:pPr>
        <w:spacing w:after="0" w:line="360" w:lineRule="auto"/>
        <w:ind w:right="6" w:hanging="11"/>
        <w:rPr>
          <w:rFonts w:eastAsia="Calibri"/>
        </w:rPr>
      </w:pPr>
      <w:r w:rsidRPr="009924B2">
        <w:rPr>
          <w:rFonts w:eastAsia="Calibri"/>
        </w:rPr>
        <w:t xml:space="preserve"> • Classification using different algorithms</w:t>
      </w:r>
    </w:p>
    <w:p w14:paraId="10AE9FC8" w14:textId="6EBBBD99" w:rsidR="009924B2" w:rsidRPr="009924B2" w:rsidRDefault="009924B2" w:rsidP="009924B2">
      <w:pPr>
        <w:tabs>
          <w:tab w:val="left" w:pos="5773"/>
        </w:tabs>
        <w:spacing w:line="360" w:lineRule="auto"/>
        <w:rPr>
          <w:szCs w:val="24"/>
        </w:rPr>
      </w:pPr>
    </w:p>
    <w:p w14:paraId="33B95FC3" w14:textId="0E1AE728" w:rsidR="009924B2" w:rsidRDefault="009924B2" w:rsidP="009924B2">
      <w:pPr>
        <w:tabs>
          <w:tab w:val="left" w:pos="5773"/>
        </w:tabs>
        <w:spacing w:line="360" w:lineRule="auto"/>
        <w:ind w:firstLine="2160"/>
        <w:rPr>
          <w:rFonts w:eastAsiaTheme="minorEastAsia"/>
          <w:szCs w:val="24"/>
        </w:rPr>
      </w:pPr>
      <w:r w:rsidRPr="009924B2">
        <w:rPr>
          <w:rFonts w:eastAsiaTheme="minorEastAsia"/>
          <w:szCs w:val="24"/>
        </w:rPr>
        <w:object w:dxaOrig="3900" w:dyaOrig="6280" w14:anchorId="54E174F6">
          <v:rect id="_x0000_i1025" style="width:195.4pt;height:380.55pt" o:ole="" o:preferrelative="t" stroked="f">
            <v:imagedata r:id="rId15" o:title=""/>
          </v:rect>
          <o:OLEObject Type="Embed" ProgID="StaticDib" ShapeID="_x0000_i1025" DrawAspect="Content" ObjectID="_1756932898" r:id="rId16"/>
        </w:object>
      </w:r>
    </w:p>
    <w:p w14:paraId="59BF1E78" w14:textId="752E9599" w:rsidR="001059FD" w:rsidRDefault="001059FD" w:rsidP="009924B2">
      <w:pPr>
        <w:tabs>
          <w:tab w:val="left" w:pos="5773"/>
        </w:tabs>
        <w:spacing w:line="360" w:lineRule="auto"/>
        <w:ind w:firstLine="2160"/>
        <w:rPr>
          <w:rFonts w:eastAsiaTheme="minorEastAsia"/>
          <w:szCs w:val="24"/>
        </w:rPr>
      </w:pPr>
    </w:p>
    <w:p w14:paraId="6E0B530C" w14:textId="77777777" w:rsidR="009924B2" w:rsidRDefault="009924B2" w:rsidP="009924B2">
      <w:pPr>
        <w:spacing w:after="0" w:line="240" w:lineRule="auto"/>
        <w:jc w:val="center"/>
        <w:rPr>
          <w:rFonts w:eastAsia="Calibri"/>
        </w:rPr>
      </w:pPr>
      <w:r w:rsidRPr="009924B2">
        <w:rPr>
          <w:rFonts w:eastAsia="Calibri"/>
        </w:rPr>
        <w:t>The work-flow of data mining is given in Fig. 3</w:t>
      </w:r>
    </w:p>
    <w:p w14:paraId="275F5F41" w14:textId="03D2464C" w:rsidR="009924B2" w:rsidRDefault="009924B2" w:rsidP="009924B2">
      <w:pPr>
        <w:spacing w:after="0" w:line="240" w:lineRule="auto"/>
        <w:jc w:val="center"/>
        <w:rPr>
          <w:del w:id="71" w:author="Ajay kumar Chigurla" w:date="2023-09-21T11:55:00Z"/>
          <w:rFonts w:eastAsia="Calibri"/>
        </w:rPr>
      </w:pPr>
    </w:p>
    <w:p w14:paraId="006B80B3" w14:textId="77777777" w:rsidR="009924B2" w:rsidRDefault="009924B2" w:rsidP="009924B2">
      <w:pPr>
        <w:spacing w:after="0" w:line="240" w:lineRule="auto"/>
        <w:jc w:val="center"/>
        <w:rPr>
          <w:del w:id="72" w:author="Ajay kumar Chigurla" w:date="2023-09-21T11:55:00Z"/>
          <w:rFonts w:eastAsia="Calibri"/>
        </w:rPr>
      </w:pPr>
    </w:p>
    <w:p w14:paraId="0821F639" w14:textId="77777777" w:rsidR="009924B2" w:rsidRDefault="009924B2">
      <w:pPr>
        <w:spacing w:after="0" w:line="240" w:lineRule="auto"/>
        <w:ind w:left="0" w:firstLine="0"/>
        <w:rPr>
          <w:rFonts w:eastAsia="Calibri"/>
        </w:rPr>
        <w:pPrChange w:id="73" w:author="Ajay kumar Chigurla" w:date="2023-09-21T11:55:00Z">
          <w:pPr>
            <w:spacing w:after="0" w:line="240" w:lineRule="auto"/>
            <w:jc w:val="center"/>
          </w:pPr>
        </w:pPrChange>
      </w:pPr>
    </w:p>
    <w:p w14:paraId="0A5F10B9" w14:textId="3922B1D6" w:rsidR="009924B2" w:rsidRDefault="001059FD" w:rsidP="009924B2">
      <w:pPr>
        <w:spacing w:after="0" w:line="240" w:lineRule="auto"/>
        <w:jc w:val="center"/>
        <w:rPr>
          <w:rFonts w:eastAsia="Calibri"/>
        </w:rPr>
      </w:pPr>
      <w:r w:rsidRPr="009477AB">
        <w:rPr>
          <w:b/>
          <w:noProof/>
          <w:sz w:val="71"/>
        </w:rPr>
        <mc:AlternateContent>
          <mc:Choice Requires="wps">
            <w:drawing>
              <wp:anchor distT="45720" distB="45720" distL="114300" distR="114300" simplePos="0" relativeHeight="251769856" behindDoc="0" locked="0" layoutInCell="1" allowOverlap="1" wp14:anchorId="2BC7617C" wp14:editId="580BE57D">
                <wp:simplePos x="0" y="0"/>
                <wp:positionH relativeFrom="margin">
                  <wp:posOffset>301897</wp:posOffset>
                </wp:positionH>
                <wp:positionV relativeFrom="paragraph">
                  <wp:posOffset>376101</wp:posOffset>
                </wp:positionV>
                <wp:extent cx="5730240" cy="342900"/>
                <wp:effectExtent l="0" t="0" r="3810" b="0"/>
                <wp:wrapSquare wrapText="bothSides"/>
                <wp:docPr id="1576113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6FC7F913" w14:textId="2CC9C07F" w:rsidR="001059FD" w:rsidRPr="003A5EC4" w:rsidRDefault="001059FD">
                            <w:pPr>
                              <w:spacing w:line="360" w:lineRule="auto"/>
                              <w:ind w:left="0" w:firstLine="0"/>
                              <w:rPr>
                                <w:bCs/>
                                <w:szCs w:val="24"/>
                              </w:rPr>
                              <w:pPrChange w:id="74" w:author="Ajay kumar Chigurla" w:date="2023-09-21T11:55:00Z">
                                <w:pPr>
                                  <w:spacing w:line="360" w:lineRule="auto"/>
                                  <w:ind w:left="0" w:firstLineChars="100" w:firstLine="240"/>
                                </w:pPr>
                              </w:pPrChange>
                            </w:pPr>
                            <w:r>
                              <w:rPr>
                                <w:bCs/>
                                <w:szCs w:val="24"/>
                              </w:rPr>
                              <w:t xml:space="preserve">CMRTC                                                                                                                                          </w:t>
                            </w:r>
                            <w:del w:id="75" w:author="Ajay kumar Chigurla" w:date="2023-09-21T11:55:00Z">
                              <w:r>
                                <w:rPr>
                                  <w:bCs/>
                                  <w:szCs w:val="24"/>
                                </w:rPr>
                                <w:delText xml:space="preserve">  </w:delText>
                              </w:r>
                            </w:del>
                            <w:r w:rsidR="00863B03">
                              <w:rPr>
                                <w:bCs/>
                                <w:szCs w:val="24"/>
                              </w:rPr>
                              <w:t>6</w:t>
                            </w:r>
                          </w:p>
                          <w:p w14:paraId="65AB3334" w14:textId="77777777" w:rsidR="001059FD" w:rsidRDefault="001059FD" w:rsidP="001059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7617C" id="_x0000_s1037" type="#_x0000_t202" style="position:absolute;left:0;text-align:left;margin-left:23.75pt;margin-top:29.6pt;width:451.2pt;height:27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" stroked="f">
                <v:textbox>
                  <w:txbxContent>
                    <w:p w14:paraId="6FC7F913" w14:textId="2CC9C07F" w:rsidR="001059FD" w:rsidRPr="003A5EC4" w:rsidRDefault="001059FD">
                      <w:pPr>
                        <w:spacing w:line="360" w:lineRule="auto"/>
                        <w:ind w:left="0" w:firstLine="0"/>
                        <w:rPr>
                          <w:bCs/>
                          <w:szCs w:val="24"/>
                        </w:rPr>
                        <w:pPrChange w:id="76" w:author="Ajay kumar Chigurla" w:date="2023-09-21T11:55:00Z">
                          <w:pPr>
                            <w:spacing w:line="360" w:lineRule="auto"/>
                            <w:ind w:left="0" w:firstLineChars="100" w:firstLine="240"/>
                          </w:pPr>
                        </w:pPrChange>
                      </w:pPr>
                      <w:r>
                        <w:rPr>
                          <w:bCs/>
                          <w:szCs w:val="24"/>
                        </w:rPr>
                        <w:t xml:space="preserve">CMRTC                                                                                                                                          </w:t>
                      </w:r>
                      <w:del w:id="77" w:author="Ajay kumar Chigurla" w:date="2023-09-21T11:55:00Z">
                        <w:r>
                          <w:rPr>
                            <w:bCs/>
                            <w:szCs w:val="24"/>
                          </w:rPr>
                          <w:delText xml:space="preserve">  </w:delText>
                        </w:r>
                      </w:del>
                      <w:r w:rsidR="00863B03">
                        <w:rPr>
                          <w:bCs/>
                          <w:szCs w:val="24"/>
                        </w:rPr>
                        <w:t>6</w:t>
                      </w:r>
                    </w:p>
                    <w:p w14:paraId="65AB3334" w14:textId="77777777" w:rsidR="001059FD" w:rsidRDefault="001059FD" w:rsidP="001059FD"/>
                  </w:txbxContent>
                </v:textbox>
                <w10:wrap type="square" anchorx="margin"/>
              </v:shape>
            </w:pict>
          </mc:Fallback>
        </mc:AlternateContent>
      </w:r>
    </w:p>
    <w:p w14:paraId="557C0390" w14:textId="090FBD20" w:rsidR="009924B2" w:rsidRPr="001059FD" w:rsidRDefault="009D2D21" w:rsidP="001059FD">
      <w:pPr>
        <w:spacing w:after="0" w:line="240" w:lineRule="auto"/>
        <w:ind w:left="0" w:firstLine="0"/>
        <w:rPr>
          <w:rFonts w:eastAsia="Calibri"/>
        </w:rPr>
      </w:pPr>
      <w:bookmarkStart w:id="78" w:name="_Hlk146142446"/>
      <w:ins w:id="79" w:author="Ajay kumar Chigurla" w:date="2023-09-21T11:55:00Z">
        <w:r w:rsidRPr="00377820">
          <w:rPr>
            <w:noProof/>
            <w:sz w:val="32"/>
          </w:rPr>
          <w:lastRenderedPageBreak/>
          <mc:AlternateContent>
            <mc:Choice Requires="wps">
              <w:drawing>
                <wp:anchor distT="45720" distB="45720" distL="114300" distR="114300" simplePos="0" relativeHeight="251671552" behindDoc="0" locked="0" layoutInCell="1" allowOverlap="1" wp14:anchorId="56B1EA3C" wp14:editId="392BABB9">
                  <wp:simplePos x="0" y="0"/>
                  <wp:positionH relativeFrom="margin">
                    <wp:align>right</wp:align>
                  </wp:positionH>
                  <wp:positionV relativeFrom="page">
                    <wp:posOffset>405039</wp:posOffset>
                  </wp:positionV>
                  <wp:extent cx="5436870" cy="253365"/>
                  <wp:effectExtent l="0" t="0" r="0" b="0"/>
                  <wp:wrapSquare wrapText="bothSides"/>
                  <wp:docPr id="13811920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5AAF037F" w14:textId="77777777" w:rsidR="009D2D21" w:rsidRPr="00377820" w:rsidRDefault="009D2D21" w:rsidP="009D2D21">
                              <w:pPr>
                                <w:pStyle w:val="Header"/>
                                <w:rPr>
                                  <w:ins w:id="80" w:author="Ajay kumar Chigurla" w:date="2023-09-21T11:55:00Z"/>
                                  <w:sz w:val="21"/>
                                  <w:szCs w:val="20"/>
                                </w:rPr>
                              </w:pPr>
                              <w:ins w:id="81"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B1EA3C" id="_x0000_s1038" type="#_x0000_t202" style="position:absolute;left:0;text-align:left;margin-left:376.9pt;margin-top:31.9pt;width:428.1pt;height:19.95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" stroked="f">
                  <v:textbox style="mso-fit-shape-to-text:t">
                    <w:txbxContent>
                      <w:p w14:paraId="5AAF037F" w14:textId="77777777" w:rsidR="009D2D21" w:rsidRPr="00377820" w:rsidRDefault="009D2D21" w:rsidP="009D2D21">
                        <w:pPr>
                          <w:pStyle w:val="Header"/>
                          <w:rPr>
                            <w:ins w:id="82" w:author="Ajay kumar Chigurla" w:date="2023-09-21T11:55:00Z"/>
                            <w:sz w:val="21"/>
                            <w:szCs w:val="20"/>
                          </w:rPr>
                        </w:pPr>
                        <w:ins w:id="83"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roofErr w:type="gramStart"/>
      <w:r w:rsidR="009924B2">
        <w:rPr>
          <w:b/>
          <w:sz w:val="28"/>
        </w:rPr>
        <w:t>3.2  USE</w:t>
      </w:r>
      <w:proofErr w:type="gramEnd"/>
      <w:r w:rsidR="009924B2">
        <w:rPr>
          <w:b/>
          <w:sz w:val="28"/>
        </w:rPr>
        <w:t xml:space="preserve"> CASE DIAGRAM </w:t>
      </w:r>
    </w:p>
    <w:p w14:paraId="11A19963" w14:textId="77777777" w:rsidR="009924B2" w:rsidRDefault="009924B2" w:rsidP="009924B2">
      <w:pPr>
        <w:spacing w:after="132" w:line="259" w:lineRule="auto"/>
        <w:ind w:left="0" w:right="0" w:firstLine="0"/>
        <w:jc w:val="left"/>
      </w:pPr>
      <w:r>
        <w:rPr>
          <w:b/>
          <w:sz w:val="26"/>
        </w:rPr>
        <w:t xml:space="preserve"> </w:t>
      </w:r>
    </w:p>
    <w:p w14:paraId="565091F9" w14:textId="2DD1E27C" w:rsidR="009924B2" w:rsidRDefault="00A9363A" w:rsidP="00A9363A">
      <w:pPr>
        <w:spacing w:line="360" w:lineRule="auto"/>
        <w:ind w:firstLine="720"/>
      </w:pPr>
      <w:r w:rsidRPr="00A9363A">
        <w:rPr>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r>
        <w:rPr>
          <w:sz w:val="28"/>
        </w:rPr>
        <w:t>.</w:t>
      </w:r>
    </w:p>
    <w:p w14:paraId="6BFCE42E" w14:textId="13FE0A2F" w:rsidR="009924B2" w:rsidRDefault="00A9363A" w:rsidP="009924B2">
      <w:pPr>
        <w:spacing w:line="360" w:lineRule="auto"/>
        <w:jc w:val="center"/>
      </w:pPr>
      <w:r>
        <w:rPr>
          <w:noProof/>
          <w14:ligatures w14:val="standardContextual"/>
        </w:rPr>
        <w:drawing>
          <wp:inline distT="0" distB="0" distL="0" distR="0" wp14:anchorId="13D97502" wp14:editId="42E7A7D8">
            <wp:extent cx="4752754" cy="5208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pic:cNvPicPr>
                      <a:picLocks noChangeAspect="1"/>
                    </pic:cNvPicPr>
                  </pic:nvPicPr>
                  <pic:blipFill>
                    <a:blip r:embed="rId17"/>
                    <a:srcRect/>
                    <a:stretch>
                      <a:fillRect/>
                    </a:stretch>
                  </pic:blipFill>
                  <pic:spPr bwMode="auto">
                    <a:xfrm>
                      <a:off x="0" y="0"/>
                      <a:ext cx="4780208" cy="5238994"/>
                    </a:xfrm>
                    <a:prstGeom prst="rect">
                      <a:avLst/>
                    </a:prstGeom>
                    <a:noFill/>
                    <a:ln w="9525">
                      <a:noFill/>
                      <a:miter lim="800000"/>
                      <a:headEnd/>
                      <a:tailEnd/>
                    </a:ln>
                  </pic:spPr>
                </pic:pic>
              </a:graphicData>
            </a:graphic>
          </wp:inline>
        </w:drawing>
      </w:r>
    </w:p>
    <w:p w14:paraId="51866A6B" w14:textId="1ECD2BF4" w:rsidR="009924B2" w:rsidRPr="000D295A" w:rsidRDefault="00A9363A" w:rsidP="000D295A">
      <w:pPr>
        <w:spacing w:line="360" w:lineRule="auto"/>
        <w:ind w:left="0" w:firstLine="0"/>
        <w:rPr>
          <w:szCs w:val="24"/>
        </w:rPr>
      </w:pPr>
      <w:r w:rsidRPr="00A9363A">
        <w:rPr>
          <w:b/>
          <w:bCs/>
          <w:szCs w:val="24"/>
        </w:rPr>
        <w:t xml:space="preserve">                                     </w:t>
      </w:r>
      <w:r w:rsidR="009924B2" w:rsidRPr="000D295A">
        <w:rPr>
          <w:b/>
          <w:bCs/>
          <w:szCs w:val="24"/>
        </w:rPr>
        <w:t xml:space="preserve">Figure 3.2: </w:t>
      </w:r>
      <w:r w:rsidR="009924B2" w:rsidRPr="000D295A">
        <w:rPr>
          <w:szCs w:val="24"/>
        </w:rPr>
        <w:t xml:space="preserve">Use Case Diagram for </w:t>
      </w:r>
      <w:r w:rsidR="000D295A" w:rsidRPr="000D295A">
        <w:rPr>
          <w:szCs w:val="24"/>
        </w:rPr>
        <w:t>Detection of stroke disease using machine learning algorithms</w:t>
      </w:r>
    </w:p>
    <w:p w14:paraId="2CAD6BC1" w14:textId="401BF9BF" w:rsidR="009924B2" w:rsidRDefault="001059FD" w:rsidP="009924B2">
      <w:pPr>
        <w:spacing w:after="12" w:line="249" w:lineRule="auto"/>
        <w:ind w:left="3689" w:right="0" w:hanging="2617"/>
        <w:jc w:val="left"/>
        <w:rPr>
          <w:sz w:val="21"/>
        </w:rPr>
      </w:pPr>
      <w:r w:rsidRPr="009477AB">
        <w:rPr>
          <w:b/>
          <w:noProof/>
          <w:sz w:val="71"/>
        </w:rPr>
        <mc:AlternateContent>
          <mc:Choice Requires="wps">
            <w:drawing>
              <wp:anchor distT="45720" distB="45720" distL="114300" distR="114300" simplePos="0" relativeHeight="251771904" behindDoc="0" locked="0" layoutInCell="1" allowOverlap="1" wp14:anchorId="1CECEF9D" wp14:editId="14E5292D">
                <wp:simplePos x="0" y="0"/>
                <wp:positionH relativeFrom="margin">
                  <wp:posOffset>32657</wp:posOffset>
                </wp:positionH>
                <wp:positionV relativeFrom="paragraph">
                  <wp:posOffset>353604</wp:posOffset>
                </wp:positionV>
                <wp:extent cx="5730240" cy="342900"/>
                <wp:effectExtent l="0" t="0" r="3810" b="0"/>
                <wp:wrapSquare wrapText="bothSides"/>
                <wp:docPr id="1465188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1528ED22" w14:textId="6827805B" w:rsidR="001059FD" w:rsidRPr="003A5EC4" w:rsidRDefault="001059FD">
                            <w:pPr>
                              <w:spacing w:line="360" w:lineRule="auto"/>
                              <w:ind w:left="0" w:firstLine="0"/>
                              <w:rPr>
                                <w:bCs/>
                                <w:szCs w:val="24"/>
                              </w:rPr>
                              <w:pPrChange w:id="84" w:author="Ajay kumar Chigurla" w:date="2023-09-21T11:55:00Z">
                                <w:pPr>
                                  <w:spacing w:line="360" w:lineRule="auto"/>
                                  <w:ind w:left="0" w:firstLineChars="100" w:firstLine="240"/>
                                </w:pPr>
                              </w:pPrChange>
                            </w:pPr>
                            <w:r>
                              <w:rPr>
                                <w:bCs/>
                                <w:szCs w:val="24"/>
                              </w:rPr>
                              <w:t xml:space="preserve">CMRTC                                                                                                                                          </w:t>
                            </w:r>
                            <w:del w:id="85" w:author="Ajay kumar Chigurla" w:date="2023-09-21T11:55:00Z">
                              <w:r>
                                <w:rPr>
                                  <w:bCs/>
                                  <w:szCs w:val="24"/>
                                </w:rPr>
                                <w:delText xml:space="preserve">  </w:delText>
                              </w:r>
                            </w:del>
                            <w:r w:rsidR="00863B03">
                              <w:rPr>
                                <w:bCs/>
                                <w:szCs w:val="24"/>
                              </w:rPr>
                              <w:t>7</w:t>
                            </w:r>
                          </w:p>
                          <w:p w14:paraId="5E1DF7F8" w14:textId="77777777" w:rsidR="001059FD" w:rsidRDefault="001059FD" w:rsidP="001059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CEF9D" id="_x0000_s1039" type="#_x0000_t202" style="position:absolute;left:0;text-align:left;margin-left:2.55pt;margin-top:27.85pt;width:451.2pt;height:27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" stroked="f">
                <v:textbox>
                  <w:txbxContent>
                    <w:p w14:paraId="1528ED22" w14:textId="6827805B" w:rsidR="001059FD" w:rsidRPr="003A5EC4" w:rsidRDefault="001059FD">
                      <w:pPr>
                        <w:spacing w:line="360" w:lineRule="auto"/>
                        <w:ind w:left="0" w:firstLine="0"/>
                        <w:rPr>
                          <w:bCs/>
                          <w:szCs w:val="24"/>
                        </w:rPr>
                        <w:pPrChange w:id="86" w:author="Ajay kumar Chigurla" w:date="2023-09-21T11:55:00Z">
                          <w:pPr>
                            <w:spacing w:line="360" w:lineRule="auto"/>
                            <w:ind w:left="0" w:firstLineChars="100" w:firstLine="240"/>
                          </w:pPr>
                        </w:pPrChange>
                      </w:pPr>
                      <w:r>
                        <w:rPr>
                          <w:bCs/>
                          <w:szCs w:val="24"/>
                        </w:rPr>
                        <w:t xml:space="preserve">CMRTC                                                                                                                                          </w:t>
                      </w:r>
                      <w:del w:id="87" w:author="Ajay kumar Chigurla" w:date="2023-09-21T11:55:00Z">
                        <w:r>
                          <w:rPr>
                            <w:bCs/>
                            <w:szCs w:val="24"/>
                          </w:rPr>
                          <w:delText xml:space="preserve">  </w:delText>
                        </w:r>
                      </w:del>
                      <w:r w:rsidR="00863B03">
                        <w:rPr>
                          <w:bCs/>
                          <w:szCs w:val="24"/>
                        </w:rPr>
                        <w:t>7</w:t>
                      </w:r>
                    </w:p>
                    <w:p w14:paraId="5E1DF7F8" w14:textId="77777777" w:rsidR="001059FD" w:rsidRDefault="001059FD" w:rsidP="001059FD"/>
                  </w:txbxContent>
                </v:textbox>
                <w10:wrap type="square" anchorx="margin"/>
              </v:shape>
            </w:pict>
          </mc:Fallback>
        </mc:AlternateContent>
      </w:r>
    </w:p>
    <w:bookmarkEnd w:id="78"/>
    <w:p w14:paraId="29A60B19" w14:textId="23F2AAAF" w:rsidR="00863B03" w:rsidRPr="00863B03" w:rsidRDefault="009D2D21" w:rsidP="00863B03">
      <w:pPr>
        <w:spacing w:line="360" w:lineRule="auto"/>
        <w:ind w:left="0" w:firstLine="0"/>
        <w:rPr>
          <w:b/>
          <w:sz w:val="71"/>
        </w:rPr>
      </w:pPr>
      <w:ins w:id="88" w:author="Ajay kumar Chigurla" w:date="2023-09-21T11:55:00Z">
        <w:r w:rsidRPr="00377820">
          <w:rPr>
            <w:noProof/>
            <w:sz w:val="32"/>
          </w:rPr>
          <w:lastRenderedPageBreak/>
          <mc:AlternateContent>
            <mc:Choice Requires="wps">
              <w:drawing>
                <wp:anchor distT="45720" distB="45720" distL="114300" distR="114300" simplePos="0" relativeHeight="251673600" behindDoc="0" locked="0" layoutInCell="1" allowOverlap="1" wp14:anchorId="4AD5F543" wp14:editId="143E24C3">
                  <wp:simplePos x="0" y="0"/>
                  <wp:positionH relativeFrom="margin">
                    <wp:posOffset>351064</wp:posOffset>
                  </wp:positionH>
                  <wp:positionV relativeFrom="page">
                    <wp:posOffset>363764</wp:posOffset>
                  </wp:positionV>
                  <wp:extent cx="5436870" cy="253365"/>
                  <wp:effectExtent l="0" t="0" r="0" b="0"/>
                  <wp:wrapSquare wrapText="bothSides"/>
                  <wp:docPr id="4943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46D61338" w14:textId="77777777" w:rsidR="009D2D21" w:rsidRPr="00377820" w:rsidRDefault="009D2D21" w:rsidP="009D2D21">
                              <w:pPr>
                                <w:pStyle w:val="Header"/>
                                <w:rPr>
                                  <w:ins w:id="89" w:author="Ajay kumar Chigurla" w:date="2023-09-21T11:55:00Z"/>
                                  <w:sz w:val="21"/>
                                  <w:szCs w:val="20"/>
                                </w:rPr>
                              </w:pPr>
                              <w:ins w:id="90"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D5F543" id="_x0000_s1040" type="#_x0000_t202" style="position:absolute;left:0;text-align:left;margin-left:27.65pt;margin-top:28.65pt;width:428.1pt;height:19.95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" stroked="f">
                  <v:textbox style="mso-fit-shape-to-text:t">
                    <w:txbxContent>
                      <w:p w14:paraId="46D61338" w14:textId="77777777" w:rsidR="009D2D21" w:rsidRPr="00377820" w:rsidRDefault="009D2D21" w:rsidP="009D2D21">
                        <w:pPr>
                          <w:pStyle w:val="Header"/>
                          <w:rPr>
                            <w:ins w:id="91" w:author="Ajay kumar Chigurla" w:date="2023-09-21T11:55:00Z"/>
                            <w:sz w:val="21"/>
                            <w:szCs w:val="20"/>
                          </w:rPr>
                        </w:pPr>
                        <w:ins w:id="92"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roofErr w:type="gramStart"/>
      <w:r w:rsidR="009924B2">
        <w:rPr>
          <w:rFonts w:eastAsia="Arial"/>
          <w:b/>
          <w:bCs/>
          <w:color w:val="auto"/>
          <w:sz w:val="28"/>
          <w:szCs w:val="28"/>
        </w:rPr>
        <w:t xml:space="preserve">3.3  </w:t>
      </w:r>
      <w:r w:rsidR="009924B2">
        <w:rPr>
          <w:b/>
          <w:bCs/>
          <w:color w:val="auto"/>
          <w:sz w:val="28"/>
          <w:szCs w:val="28"/>
        </w:rPr>
        <w:t>CLASS</w:t>
      </w:r>
      <w:proofErr w:type="gramEnd"/>
      <w:r w:rsidR="009924B2">
        <w:rPr>
          <w:b/>
          <w:bCs/>
          <w:color w:val="auto"/>
          <w:sz w:val="28"/>
          <w:szCs w:val="28"/>
        </w:rPr>
        <w:t xml:space="preserve"> DIAGRAM </w:t>
      </w:r>
    </w:p>
    <w:p w14:paraId="56D7231B" w14:textId="1CAA17A9" w:rsidR="00A9363A" w:rsidRPr="00A9363A" w:rsidRDefault="00A9363A" w:rsidP="00A9363A">
      <w:pPr>
        <w:tabs>
          <w:tab w:val="left" w:pos="2478"/>
        </w:tabs>
        <w:spacing w:line="360" w:lineRule="auto"/>
        <w:ind w:left="940"/>
        <w:rPr>
          <w:szCs w:val="24"/>
        </w:rPr>
      </w:pPr>
      <w:r>
        <w:rPr>
          <w:szCs w:val="24"/>
        </w:rPr>
        <w:tab/>
      </w:r>
      <w:r>
        <w:rPr>
          <w:szCs w:val="24"/>
        </w:rPr>
        <w:tab/>
      </w:r>
      <w:r w:rsidRPr="00A9363A">
        <w:rPr>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166A9BE7" w14:textId="223B6FD7" w:rsidR="00A9363A" w:rsidRDefault="00A9363A" w:rsidP="00A9363A">
      <w:pPr>
        <w:tabs>
          <w:tab w:val="left" w:pos="2478"/>
        </w:tabs>
        <w:spacing w:line="360" w:lineRule="auto"/>
        <w:ind w:left="940"/>
        <w:jc w:val="center"/>
        <w:rPr>
          <w:sz w:val="28"/>
        </w:rPr>
      </w:pPr>
      <w:r>
        <w:rPr>
          <w:noProof/>
          <w:sz w:val="28"/>
        </w:rPr>
        <w:drawing>
          <wp:inline distT="0" distB="0" distL="0" distR="0" wp14:anchorId="63D3FE7E" wp14:editId="576CFF8F">
            <wp:extent cx="3904090" cy="3800158"/>
            <wp:effectExtent l="0" t="0" r="0" b="0"/>
            <wp:docPr id="935477048" name="Picture 93547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8397" cy="3833552"/>
                    </a:xfrm>
                    <a:prstGeom prst="rect">
                      <a:avLst/>
                    </a:prstGeom>
                    <a:noFill/>
                    <a:ln>
                      <a:noFill/>
                    </a:ln>
                  </pic:spPr>
                </pic:pic>
              </a:graphicData>
            </a:graphic>
          </wp:inline>
        </w:drawing>
      </w:r>
    </w:p>
    <w:p w14:paraId="01FDBD63" w14:textId="02D7F6E3" w:rsidR="009924B2" w:rsidRDefault="009924B2" w:rsidP="009924B2">
      <w:pPr>
        <w:spacing w:after="12" w:line="249" w:lineRule="auto"/>
        <w:ind w:leftChars="691" w:left="4157" w:right="0" w:hangingChars="889" w:hanging="2499"/>
        <w:rPr>
          <w:sz w:val="21"/>
        </w:rPr>
      </w:pPr>
      <w:r>
        <w:rPr>
          <w:b/>
          <w:bCs/>
          <w:sz w:val="28"/>
        </w:rPr>
        <w:t>Figure 3.3</w:t>
      </w:r>
      <w:r>
        <w:rPr>
          <w:sz w:val="28"/>
        </w:rPr>
        <w:t xml:space="preserve">: Class Diagram for </w:t>
      </w:r>
      <w:r w:rsidR="00A9363A">
        <w:rPr>
          <w:sz w:val="26"/>
        </w:rPr>
        <w:t>Detection of stroke disease using machine learning algorithms</w:t>
      </w:r>
    </w:p>
    <w:p w14:paraId="7E572DDE" w14:textId="3D721EB3" w:rsidR="009924B2" w:rsidRDefault="009924B2" w:rsidP="009924B2">
      <w:pPr>
        <w:spacing w:after="12" w:line="249" w:lineRule="auto"/>
        <w:ind w:left="3697" w:right="0" w:hanging="2413"/>
        <w:jc w:val="left"/>
        <w:rPr>
          <w:sz w:val="28"/>
        </w:rPr>
      </w:pPr>
    </w:p>
    <w:p w14:paraId="7187929C" w14:textId="2CD3D78D" w:rsidR="009924B2" w:rsidRDefault="009924B2" w:rsidP="009924B2">
      <w:pPr>
        <w:spacing w:line="360" w:lineRule="auto"/>
        <w:rPr>
          <w:b/>
          <w:sz w:val="71"/>
        </w:rPr>
      </w:pPr>
    </w:p>
    <w:p w14:paraId="5564B854" w14:textId="378A4969" w:rsidR="00A9363A" w:rsidRDefault="00A9363A" w:rsidP="00A9363A">
      <w:pPr>
        <w:spacing w:line="360" w:lineRule="auto"/>
        <w:rPr>
          <w:bCs/>
          <w:szCs w:val="24"/>
        </w:rPr>
      </w:pPr>
    </w:p>
    <w:p w14:paraId="6CF5596C" w14:textId="35869CA9" w:rsidR="00A9363A" w:rsidRDefault="006B176A" w:rsidP="00A9363A">
      <w:pPr>
        <w:spacing w:line="360" w:lineRule="auto"/>
        <w:rPr>
          <w:bCs/>
          <w:szCs w:val="24"/>
        </w:rPr>
      </w:pPr>
      <w:r>
        <w:rPr>
          <w:bCs/>
          <w:szCs w:val="24"/>
        </w:rPr>
        <w:t xml:space="preserve">  </w:t>
      </w:r>
    </w:p>
    <w:p w14:paraId="5D95811D" w14:textId="123E1BCB" w:rsidR="00827286" w:rsidRDefault="00827286" w:rsidP="006B176A">
      <w:pPr>
        <w:spacing w:line="360" w:lineRule="auto"/>
        <w:rPr>
          <w:ins w:id="93" w:author="Ajay kumar Chigurla" w:date="2023-09-21T11:55:00Z"/>
          <w:bCs/>
          <w:szCs w:val="24"/>
        </w:rPr>
      </w:pPr>
    </w:p>
    <w:p w14:paraId="16F2ACB9" w14:textId="205456AD" w:rsidR="00827286" w:rsidRDefault="00827286" w:rsidP="006B176A">
      <w:pPr>
        <w:spacing w:line="360" w:lineRule="auto"/>
        <w:rPr>
          <w:ins w:id="94" w:author="Ajay kumar Chigurla" w:date="2023-09-21T11:55:00Z"/>
          <w:bCs/>
          <w:szCs w:val="24"/>
        </w:rPr>
      </w:pPr>
    </w:p>
    <w:p w14:paraId="787B3F98" w14:textId="5E8DDFD2" w:rsidR="00863B03" w:rsidRDefault="00863B03" w:rsidP="001059FD">
      <w:pPr>
        <w:spacing w:line="360" w:lineRule="auto"/>
        <w:ind w:left="0" w:firstLine="0"/>
        <w:rPr>
          <w:b/>
          <w:bCs/>
          <w:color w:val="auto"/>
          <w:sz w:val="28"/>
          <w:szCs w:val="28"/>
        </w:rPr>
      </w:pPr>
      <w:r w:rsidRPr="009477AB">
        <w:rPr>
          <w:b/>
          <w:noProof/>
          <w:sz w:val="71"/>
        </w:rPr>
        <mc:AlternateContent>
          <mc:Choice Requires="wps">
            <w:drawing>
              <wp:anchor distT="45720" distB="45720" distL="114300" distR="114300" simplePos="0" relativeHeight="251773952" behindDoc="0" locked="0" layoutInCell="1" allowOverlap="1" wp14:anchorId="5F3A9525" wp14:editId="31FB65CB">
                <wp:simplePos x="0" y="0"/>
                <wp:positionH relativeFrom="margin">
                  <wp:posOffset>275046</wp:posOffset>
                </wp:positionH>
                <wp:positionV relativeFrom="paragraph">
                  <wp:posOffset>534942</wp:posOffset>
                </wp:positionV>
                <wp:extent cx="5730240" cy="342900"/>
                <wp:effectExtent l="0" t="0" r="3810" b="0"/>
                <wp:wrapSquare wrapText="bothSides"/>
                <wp:docPr id="155599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52CD27FD" w14:textId="6902AF46" w:rsidR="001059FD" w:rsidRPr="003A5EC4" w:rsidRDefault="001059FD">
                            <w:pPr>
                              <w:spacing w:line="360" w:lineRule="auto"/>
                              <w:ind w:left="0" w:firstLine="0"/>
                              <w:rPr>
                                <w:bCs/>
                                <w:szCs w:val="24"/>
                              </w:rPr>
                              <w:pPrChange w:id="95" w:author="Ajay kumar Chigurla" w:date="2023-09-21T11:55:00Z">
                                <w:pPr>
                                  <w:spacing w:line="360" w:lineRule="auto"/>
                                  <w:ind w:left="0" w:firstLineChars="100" w:firstLine="240"/>
                                </w:pPr>
                              </w:pPrChange>
                            </w:pPr>
                            <w:r>
                              <w:rPr>
                                <w:bCs/>
                                <w:szCs w:val="24"/>
                              </w:rPr>
                              <w:t xml:space="preserve">CMRTC                                                                                                                                          </w:t>
                            </w:r>
                            <w:del w:id="96" w:author="Ajay kumar Chigurla" w:date="2023-09-21T11:55:00Z">
                              <w:r>
                                <w:rPr>
                                  <w:bCs/>
                                  <w:szCs w:val="24"/>
                                </w:rPr>
                                <w:delText xml:space="preserve">  </w:delText>
                              </w:r>
                            </w:del>
                            <w:r w:rsidR="00863B03">
                              <w:rPr>
                                <w:bCs/>
                                <w:szCs w:val="24"/>
                              </w:rPr>
                              <w:t>8</w:t>
                            </w:r>
                          </w:p>
                          <w:p w14:paraId="2383EEAD" w14:textId="77777777" w:rsidR="001059FD" w:rsidRDefault="001059FD" w:rsidP="001059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A9525" id="_x0000_s1041" type="#_x0000_t202" style="position:absolute;left:0;text-align:left;margin-left:21.65pt;margin-top:42.1pt;width:451.2pt;height:27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" stroked="f">
                <v:textbox>
                  <w:txbxContent>
                    <w:p w14:paraId="52CD27FD" w14:textId="6902AF46" w:rsidR="001059FD" w:rsidRPr="003A5EC4" w:rsidRDefault="001059FD">
                      <w:pPr>
                        <w:spacing w:line="360" w:lineRule="auto"/>
                        <w:ind w:left="0" w:firstLine="0"/>
                        <w:rPr>
                          <w:bCs/>
                          <w:szCs w:val="24"/>
                        </w:rPr>
                        <w:pPrChange w:id="97" w:author="Ajay kumar Chigurla" w:date="2023-09-21T11:55:00Z">
                          <w:pPr>
                            <w:spacing w:line="360" w:lineRule="auto"/>
                            <w:ind w:left="0" w:firstLineChars="100" w:firstLine="240"/>
                          </w:pPr>
                        </w:pPrChange>
                      </w:pPr>
                      <w:r>
                        <w:rPr>
                          <w:bCs/>
                          <w:szCs w:val="24"/>
                        </w:rPr>
                        <w:t xml:space="preserve">CMRTC                                                                                                                                          </w:t>
                      </w:r>
                      <w:del w:id="98" w:author="Ajay kumar Chigurla" w:date="2023-09-21T11:55:00Z">
                        <w:r>
                          <w:rPr>
                            <w:bCs/>
                            <w:szCs w:val="24"/>
                          </w:rPr>
                          <w:delText xml:space="preserve">  </w:delText>
                        </w:r>
                      </w:del>
                      <w:r w:rsidR="00863B03">
                        <w:rPr>
                          <w:bCs/>
                          <w:szCs w:val="24"/>
                        </w:rPr>
                        <w:t>8</w:t>
                      </w:r>
                    </w:p>
                    <w:p w14:paraId="2383EEAD" w14:textId="77777777" w:rsidR="001059FD" w:rsidRDefault="001059FD" w:rsidP="001059FD"/>
                  </w:txbxContent>
                </v:textbox>
                <w10:wrap type="square" anchorx="margin"/>
              </v:shape>
            </w:pict>
          </mc:Fallback>
        </mc:AlternateContent>
      </w:r>
    </w:p>
    <w:p w14:paraId="39E0F02E" w14:textId="2F8ABCD7" w:rsidR="00A9363A" w:rsidRPr="001059FD" w:rsidRDefault="009D2D21" w:rsidP="001059FD">
      <w:pPr>
        <w:spacing w:line="360" w:lineRule="auto"/>
        <w:ind w:left="0" w:firstLine="0"/>
        <w:rPr>
          <w:bCs/>
          <w:szCs w:val="24"/>
        </w:rPr>
      </w:pPr>
      <w:ins w:id="99" w:author="Ajay kumar Chigurla" w:date="2023-09-21T11:55:00Z">
        <w:r w:rsidRPr="00377820">
          <w:rPr>
            <w:noProof/>
            <w:sz w:val="32"/>
          </w:rPr>
          <w:lastRenderedPageBreak/>
          <mc:AlternateContent>
            <mc:Choice Requires="wps">
              <w:drawing>
                <wp:anchor distT="45720" distB="45720" distL="114300" distR="114300" simplePos="0" relativeHeight="251675648" behindDoc="0" locked="0" layoutInCell="1" allowOverlap="1" wp14:anchorId="28EE0678" wp14:editId="494C9C41">
                  <wp:simplePos x="0" y="0"/>
                  <wp:positionH relativeFrom="margin">
                    <wp:align>right</wp:align>
                  </wp:positionH>
                  <wp:positionV relativeFrom="page">
                    <wp:posOffset>387804</wp:posOffset>
                  </wp:positionV>
                  <wp:extent cx="5436870" cy="253365"/>
                  <wp:effectExtent l="0" t="0" r="0" b="0"/>
                  <wp:wrapSquare wrapText="bothSides"/>
                  <wp:docPr id="1231540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0A0A3D89" w14:textId="77777777" w:rsidR="009D2D21" w:rsidRPr="00377820" w:rsidRDefault="009D2D21" w:rsidP="009D2D21">
                              <w:pPr>
                                <w:pStyle w:val="Header"/>
                                <w:rPr>
                                  <w:ins w:id="100" w:author="Ajay kumar Chigurla" w:date="2023-09-21T11:55:00Z"/>
                                  <w:sz w:val="21"/>
                                  <w:szCs w:val="20"/>
                                </w:rPr>
                              </w:pPr>
                              <w:ins w:id="101"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EE0678" id="_x0000_s1042" type="#_x0000_t202" style="position:absolute;left:0;text-align:left;margin-left:376.9pt;margin-top:30.55pt;width:428.1pt;height:19.95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" stroked="f">
                  <v:textbox style="mso-fit-shape-to-text:t">
                    <w:txbxContent>
                      <w:p w14:paraId="0A0A3D89" w14:textId="77777777" w:rsidR="009D2D21" w:rsidRPr="00377820" w:rsidRDefault="009D2D21" w:rsidP="009D2D21">
                        <w:pPr>
                          <w:pStyle w:val="Header"/>
                          <w:rPr>
                            <w:ins w:id="102" w:author="Ajay kumar Chigurla" w:date="2023-09-21T11:55:00Z"/>
                            <w:sz w:val="21"/>
                            <w:szCs w:val="20"/>
                          </w:rPr>
                        </w:pPr>
                        <w:ins w:id="103"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A9363A">
        <w:rPr>
          <w:b/>
          <w:bCs/>
          <w:color w:val="auto"/>
          <w:sz w:val="28"/>
          <w:szCs w:val="28"/>
        </w:rPr>
        <w:t xml:space="preserve">3.4   </w:t>
      </w:r>
      <w:proofErr w:type="gramStart"/>
      <w:r w:rsidR="00A9363A">
        <w:rPr>
          <w:b/>
          <w:bCs/>
          <w:color w:val="auto"/>
          <w:sz w:val="28"/>
          <w:szCs w:val="28"/>
        </w:rPr>
        <w:t>SEQUENCE  DIAGRAM</w:t>
      </w:r>
      <w:proofErr w:type="gramEnd"/>
    </w:p>
    <w:p w14:paraId="056AD66D" w14:textId="77777777" w:rsidR="00A9363A" w:rsidRDefault="00A9363A" w:rsidP="00A9363A"/>
    <w:p w14:paraId="0C6FC5DE" w14:textId="1E4A3AD9" w:rsidR="00A9363A" w:rsidRDefault="00002C59" w:rsidP="00002C59">
      <w:pPr>
        <w:spacing w:line="360" w:lineRule="auto"/>
        <w:ind w:firstLine="720"/>
        <w:rPr>
          <w:szCs w:val="24"/>
        </w:rPr>
      </w:pPr>
      <w:r w:rsidRPr="00002C59">
        <w:rPr>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1D9F7B0C" w14:textId="77777777" w:rsidR="00002C59" w:rsidRDefault="00002C59" w:rsidP="00002C59">
      <w:pPr>
        <w:spacing w:line="360" w:lineRule="auto"/>
        <w:ind w:firstLine="720"/>
        <w:rPr>
          <w:szCs w:val="24"/>
        </w:rPr>
      </w:pPr>
    </w:p>
    <w:p w14:paraId="5C8DCB30" w14:textId="77777777" w:rsidR="00002C59" w:rsidRDefault="00002C59" w:rsidP="00002C59">
      <w:pPr>
        <w:spacing w:line="360" w:lineRule="auto"/>
        <w:ind w:firstLine="720"/>
        <w:rPr>
          <w:szCs w:val="24"/>
        </w:rPr>
      </w:pPr>
    </w:p>
    <w:p w14:paraId="3B31CC16" w14:textId="77777777" w:rsidR="00002C59" w:rsidRDefault="00002C59" w:rsidP="00002C59">
      <w:pPr>
        <w:spacing w:line="360" w:lineRule="auto"/>
        <w:ind w:firstLine="720"/>
        <w:rPr>
          <w:szCs w:val="24"/>
        </w:rPr>
      </w:pPr>
    </w:p>
    <w:p w14:paraId="449138D5" w14:textId="77777777" w:rsidR="00002C59" w:rsidRDefault="00002C59" w:rsidP="00002C59">
      <w:pPr>
        <w:spacing w:line="360" w:lineRule="auto"/>
        <w:ind w:firstLine="720"/>
        <w:rPr>
          <w:szCs w:val="24"/>
        </w:rPr>
      </w:pPr>
    </w:p>
    <w:p w14:paraId="716467F7" w14:textId="77777777" w:rsidR="00002C59" w:rsidRDefault="00002C59" w:rsidP="00002C59">
      <w:pPr>
        <w:spacing w:line="360" w:lineRule="auto"/>
        <w:ind w:firstLine="720"/>
        <w:rPr>
          <w:szCs w:val="24"/>
        </w:rPr>
      </w:pPr>
    </w:p>
    <w:p w14:paraId="657D68E2" w14:textId="77777777" w:rsidR="00002C59" w:rsidRDefault="00002C59" w:rsidP="00002C59">
      <w:pPr>
        <w:spacing w:line="360" w:lineRule="auto"/>
        <w:ind w:firstLine="720"/>
        <w:rPr>
          <w:szCs w:val="24"/>
        </w:rPr>
      </w:pPr>
    </w:p>
    <w:p w14:paraId="49FC166B" w14:textId="77777777" w:rsidR="00002C59" w:rsidRDefault="00002C59" w:rsidP="00002C59">
      <w:pPr>
        <w:spacing w:line="360" w:lineRule="auto"/>
        <w:ind w:firstLine="720"/>
        <w:rPr>
          <w:szCs w:val="24"/>
        </w:rPr>
      </w:pPr>
    </w:p>
    <w:p w14:paraId="5ABF5EE7" w14:textId="77777777" w:rsidR="00002C59" w:rsidRDefault="00002C59" w:rsidP="00002C59">
      <w:pPr>
        <w:spacing w:line="360" w:lineRule="auto"/>
        <w:ind w:firstLine="720"/>
        <w:rPr>
          <w:szCs w:val="24"/>
        </w:rPr>
      </w:pPr>
    </w:p>
    <w:p w14:paraId="31209401" w14:textId="77777777" w:rsidR="00002C59" w:rsidRDefault="00002C59" w:rsidP="00002C59">
      <w:pPr>
        <w:spacing w:line="360" w:lineRule="auto"/>
        <w:ind w:firstLine="720"/>
        <w:rPr>
          <w:szCs w:val="24"/>
        </w:rPr>
      </w:pPr>
    </w:p>
    <w:p w14:paraId="66D42583" w14:textId="77777777" w:rsidR="00002C59" w:rsidRDefault="00002C59" w:rsidP="00002C59">
      <w:pPr>
        <w:spacing w:line="360" w:lineRule="auto"/>
        <w:ind w:firstLine="720"/>
        <w:rPr>
          <w:szCs w:val="24"/>
        </w:rPr>
      </w:pPr>
    </w:p>
    <w:p w14:paraId="414CEFC5" w14:textId="77777777" w:rsidR="00002C59" w:rsidRDefault="00002C59" w:rsidP="00002C59">
      <w:pPr>
        <w:spacing w:line="360" w:lineRule="auto"/>
        <w:ind w:firstLine="720"/>
        <w:rPr>
          <w:szCs w:val="24"/>
        </w:rPr>
      </w:pPr>
    </w:p>
    <w:p w14:paraId="23A1320C" w14:textId="77777777" w:rsidR="00002C59" w:rsidRDefault="00002C59" w:rsidP="00002C59">
      <w:pPr>
        <w:spacing w:line="360" w:lineRule="auto"/>
        <w:ind w:firstLine="720"/>
        <w:rPr>
          <w:szCs w:val="24"/>
        </w:rPr>
      </w:pPr>
    </w:p>
    <w:p w14:paraId="601B8488" w14:textId="77777777" w:rsidR="00002C59" w:rsidRDefault="00002C59" w:rsidP="00002C59">
      <w:pPr>
        <w:spacing w:line="360" w:lineRule="auto"/>
        <w:ind w:firstLine="720"/>
        <w:rPr>
          <w:szCs w:val="24"/>
        </w:rPr>
      </w:pPr>
    </w:p>
    <w:p w14:paraId="2B6022DD" w14:textId="77777777" w:rsidR="00002C59" w:rsidRDefault="00002C59" w:rsidP="00002C59">
      <w:pPr>
        <w:spacing w:line="360" w:lineRule="auto"/>
        <w:ind w:firstLine="720"/>
        <w:rPr>
          <w:szCs w:val="24"/>
        </w:rPr>
      </w:pPr>
    </w:p>
    <w:p w14:paraId="32772F51" w14:textId="77777777" w:rsidR="00002C59" w:rsidRDefault="00002C59" w:rsidP="00002C59">
      <w:pPr>
        <w:spacing w:line="360" w:lineRule="auto"/>
        <w:ind w:firstLine="720"/>
        <w:rPr>
          <w:szCs w:val="24"/>
        </w:rPr>
      </w:pPr>
    </w:p>
    <w:p w14:paraId="54FA69A7" w14:textId="77777777" w:rsidR="00002C59" w:rsidRDefault="00002C59" w:rsidP="00002C59">
      <w:pPr>
        <w:spacing w:line="360" w:lineRule="auto"/>
        <w:ind w:firstLine="720"/>
        <w:rPr>
          <w:szCs w:val="24"/>
        </w:rPr>
      </w:pPr>
    </w:p>
    <w:p w14:paraId="0821486F" w14:textId="77777777" w:rsidR="00002C59" w:rsidRDefault="00002C59" w:rsidP="00002C59">
      <w:pPr>
        <w:spacing w:line="360" w:lineRule="auto"/>
        <w:ind w:firstLine="720"/>
        <w:rPr>
          <w:szCs w:val="24"/>
        </w:rPr>
      </w:pPr>
    </w:p>
    <w:p w14:paraId="7CA0E8CC" w14:textId="77777777" w:rsidR="00002C59" w:rsidRDefault="00002C59" w:rsidP="00002C59">
      <w:pPr>
        <w:spacing w:line="360" w:lineRule="auto"/>
        <w:ind w:firstLine="720"/>
        <w:rPr>
          <w:szCs w:val="24"/>
        </w:rPr>
      </w:pPr>
    </w:p>
    <w:p w14:paraId="2BC1A8A5" w14:textId="77777777" w:rsidR="00002C59" w:rsidRDefault="00002C59" w:rsidP="00002C59">
      <w:pPr>
        <w:spacing w:line="360" w:lineRule="auto"/>
        <w:ind w:firstLine="720"/>
        <w:rPr>
          <w:szCs w:val="24"/>
        </w:rPr>
      </w:pPr>
    </w:p>
    <w:p w14:paraId="3370EA9A" w14:textId="77777777" w:rsidR="00002C59" w:rsidRDefault="00002C59" w:rsidP="00002C59">
      <w:pPr>
        <w:spacing w:line="360" w:lineRule="auto"/>
        <w:ind w:firstLine="720"/>
        <w:rPr>
          <w:szCs w:val="24"/>
        </w:rPr>
      </w:pPr>
    </w:p>
    <w:p w14:paraId="22542941" w14:textId="77777777" w:rsidR="00002C59" w:rsidRDefault="00002C59" w:rsidP="00002C59">
      <w:pPr>
        <w:spacing w:line="360" w:lineRule="auto"/>
        <w:ind w:firstLine="720"/>
        <w:rPr>
          <w:szCs w:val="24"/>
        </w:rPr>
      </w:pPr>
    </w:p>
    <w:p w14:paraId="77D479CE" w14:textId="77777777" w:rsidR="00002C59" w:rsidRDefault="00002C59" w:rsidP="00002C59">
      <w:pPr>
        <w:spacing w:line="360" w:lineRule="auto"/>
        <w:ind w:firstLine="720"/>
        <w:rPr>
          <w:szCs w:val="24"/>
        </w:rPr>
      </w:pPr>
    </w:p>
    <w:p w14:paraId="34D6511C" w14:textId="77777777" w:rsidR="00002C59" w:rsidRDefault="00002C59" w:rsidP="00002C59">
      <w:pPr>
        <w:spacing w:line="360" w:lineRule="auto"/>
        <w:ind w:firstLine="720"/>
        <w:rPr>
          <w:szCs w:val="24"/>
        </w:rPr>
      </w:pPr>
    </w:p>
    <w:p w14:paraId="1D94D434" w14:textId="1B270C0F" w:rsidR="00002C59" w:rsidRDefault="001059FD" w:rsidP="00002C59">
      <w:pPr>
        <w:spacing w:line="360" w:lineRule="auto"/>
        <w:ind w:firstLine="720"/>
        <w:rPr>
          <w:del w:id="104" w:author="Ajay kumar Chigurla" w:date="2023-09-21T11:55:00Z"/>
          <w:szCs w:val="24"/>
        </w:rPr>
      </w:pPr>
      <w:r w:rsidRPr="009477AB">
        <w:rPr>
          <w:b/>
          <w:noProof/>
          <w:sz w:val="71"/>
        </w:rPr>
        <mc:AlternateContent>
          <mc:Choice Requires="wps">
            <w:drawing>
              <wp:anchor distT="45720" distB="45720" distL="114300" distR="114300" simplePos="0" relativeHeight="251776000" behindDoc="0" locked="0" layoutInCell="1" allowOverlap="1" wp14:anchorId="44066DB8" wp14:editId="432314BA">
                <wp:simplePos x="0" y="0"/>
                <wp:positionH relativeFrom="margin">
                  <wp:align>right</wp:align>
                </wp:positionH>
                <wp:positionV relativeFrom="paragraph">
                  <wp:posOffset>615133</wp:posOffset>
                </wp:positionV>
                <wp:extent cx="5730240" cy="342900"/>
                <wp:effectExtent l="0" t="0" r="3810" b="0"/>
                <wp:wrapSquare wrapText="bothSides"/>
                <wp:docPr id="14091779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6A034827" w14:textId="6F0F3170" w:rsidR="001059FD" w:rsidRPr="003A5EC4" w:rsidRDefault="001059FD">
                            <w:pPr>
                              <w:spacing w:line="360" w:lineRule="auto"/>
                              <w:ind w:left="0" w:firstLine="0"/>
                              <w:rPr>
                                <w:bCs/>
                                <w:szCs w:val="24"/>
                              </w:rPr>
                              <w:pPrChange w:id="105" w:author="Ajay kumar Chigurla" w:date="2023-09-21T11:55:00Z">
                                <w:pPr>
                                  <w:spacing w:line="360" w:lineRule="auto"/>
                                  <w:ind w:left="0" w:firstLineChars="100" w:firstLine="240"/>
                                </w:pPr>
                              </w:pPrChange>
                            </w:pPr>
                            <w:r>
                              <w:rPr>
                                <w:bCs/>
                                <w:szCs w:val="24"/>
                              </w:rPr>
                              <w:t xml:space="preserve">CMRTC                                                                                                                                          </w:t>
                            </w:r>
                            <w:del w:id="106" w:author="Ajay kumar Chigurla" w:date="2023-09-21T11:55:00Z">
                              <w:r>
                                <w:rPr>
                                  <w:bCs/>
                                  <w:szCs w:val="24"/>
                                </w:rPr>
                                <w:delText xml:space="preserve">  </w:delText>
                              </w:r>
                            </w:del>
                            <w:r w:rsidR="00863B03">
                              <w:rPr>
                                <w:bCs/>
                                <w:szCs w:val="24"/>
                              </w:rPr>
                              <w:t>9</w:t>
                            </w:r>
                          </w:p>
                          <w:p w14:paraId="1AF3EF10" w14:textId="77777777" w:rsidR="001059FD" w:rsidRDefault="001059FD" w:rsidP="001059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66DB8" id="_x0000_s1043" type="#_x0000_t202" style="position:absolute;left:0;text-align:left;margin-left:400pt;margin-top:48.45pt;width:451.2pt;height:27pt;z-index:251776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" stroked="f">
                <v:textbox>
                  <w:txbxContent>
                    <w:p w14:paraId="6A034827" w14:textId="6F0F3170" w:rsidR="001059FD" w:rsidRPr="003A5EC4" w:rsidRDefault="001059FD">
                      <w:pPr>
                        <w:spacing w:line="360" w:lineRule="auto"/>
                        <w:ind w:left="0" w:firstLine="0"/>
                        <w:rPr>
                          <w:bCs/>
                          <w:szCs w:val="24"/>
                        </w:rPr>
                        <w:pPrChange w:id="107" w:author="Ajay kumar Chigurla" w:date="2023-09-21T11:55:00Z">
                          <w:pPr>
                            <w:spacing w:line="360" w:lineRule="auto"/>
                            <w:ind w:left="0" w:firstLineChars="100" w:firstLine="240"/>
                          </w:pPr>
                        </w:pPrChange>
                      </w:pPr>
                      <w:r>
                        <w:rPr>
                          <w:bCs/>
                          <w:szCs w:val="24"/>
                        </w:rPr>
                        <w:t xml:space="preserve">CMRTC                                                                                                                                          </w:t>
                      </w:r>
                      <w:del w:id="108" w:author="Ajay kumar Chigurla" w:date="2023-09-21T11:55:00Z">
                        <w:r>
                          <w:rPr>
                            <w:bCs/>
                            <w:szCs w:val="24"/>
                          </w:rPr>
                          <w:delText xml:space="preserve">  </w:delText>
                        </w:r>
                      </w:del>
                      <w:r w:rsidR="00863B03">
                        <w:rPr>
                          <w:bCs/>
                          <w:szCs w:val="24"/>
                        </w:rPr>
                        <w:t>9</w:t>
                      </w:r>
                    </w:p>
                    <w:p w14:paraId="1AF3EF10" w14:textId="77777777" w:rsidR="001059FD" w:rsidRDefault="001059FD" w:rsidP="001059FD"/>
                  </w:txbxContent>
                </v:textbox>
                <w10:wrap type="square" anchorx="margin"/>
              </v:shape>
            </w:pict>
          </mc:Fallback>
        </mc:AlternateContent>
      </w:r>
    </w:p>
    <w:p w14:paraId="370FCE7E" w14:textId="6028E2B0" w:rsidR="00002C59" w:rsidRPr="00C26F60" w:rsidRDefault="00002C59" w:rsidP="00C26F60">
      <w:pPr>
        <w:spacing w:line="360" w:lineRule="auto"/>
        <w:ind w:left="0" w:firstLine="0"/>
        <w:rPr>
          <w:b/>
          <w:sz w:val="71"/>
        </w:rPr>
      </w:pPr>
      <w:r>
        <w:rPr>
          <w:bCs/>
          <w:szCs w:val="24"/>
        </w:rPr>
        <w:t xml:space="preserve">                                                                                                                     </w:t>
      </w:r>
      <w:r w:rsidR="00827286">
        <w:rPr>
          <w:bCs/>
          <w:szCs w:val="24"/>
        </w:rPr>
        <w:t xml:space="preserve">  </w:t>
      </w:r>
      <w:r>
        <w:rPr>
          <w:bCs/>
          <w:szCs w:val="24"/>
        </w:rPr>
        <w:t xml:space="preserve">  </w:t>
      </w:r>
      <w:del w:id="109" w:author="Ajay kumar Chigurla" w:date="2023-09-21T11:55:00Z">
        <w:r>
          <w:rPr>
            <w:bCs/>
            <w:szCs w:val="24"/>
          </w:rPr>
          <w:delText xml:space="preserve">  </w:delText>
        </w:r>
      </w:del>
      <w:r>
        <w:rPr>
          <w:szCs w:val="24"/>
        </w:rPr>
        <w:t xml:space="preserve"> </w:t>
      </w:r>
    </w:p>
    <w:p w14:paraId="37069B8F" w14:textId="60052A00" w:rsidR="00A9363A" w:rsidRDefault="009D2D21" w:rsidP="00A9363A">
      <w:pPr>
        <w:spacing w:line="360" w:lineRule="auto"/>
        <w:rPr>
          <w14:ligatures w14:val="standardContextual"/>
        </w:rPr>
      </w:pPr>
      <w:ins w:id="110" w:author="Ajay kumar Chigurla" w:date="2023-09-21T11:55:00Z">
        <w:r w:rsidRPr="00377820">
          <w:rPr>
            <w:noProof/>
            <w:sz w:val="32"/>
          </w:rPr>
          <w:lastRenderedPageBreak/>
          <mc:AlternateContent>
            <mc:Choice Requires="wps">
              <w:drawing>
                <wp:anchor distT="45720" distB="45720" distL="114300" distR="114300" simplePos="0" relativeHeight="251677696" behindDoc="0" locked="0" layoutInCell="1" allowOverlap="1" wp14:anchorId="14B2FE00" wp14:editId="76630873">
                  <wp:simplePos x="0" y="0"/>
                  <wp:positionH relativeFrom="margin">
                    <wp:align>right</wp:align>
                  </wp:positionH>
                  <wp:positionV relativeFrom="margin">
                    <wp:posOffset>-654685</wp:posOffset>
                  </wp:positionV>
                  <wp:extent cx="5436870" cy="253365"/>
                  <wp:effectExtent l="0" t="0" r="0" b="0"/>
                  <wp:wrapSquare wrapText="bothSides"/>
                  <wp:docPr id="909843205" name="Text Box 909843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0EBBC5C7" w14:textId="77777777" w:rsidR="009D2D21" w:rsidRPr="00377820" w:rsidRDefault="009D2D21" w:rsidP="009D2D21">
                              <w:pPr>
                                <w:pStyle w:val="Header"/>
                                <w:rPr>
                                  <w:ins w:id="111" w:author="Ajay kumar Chigurla" w:date="2023-09-21T11:55:00Z"/>
                                  <w:sz w:val="21"/>
                                  <w:szCs w:val="20"/>
                                </w:rPr>
                              </w:pPr>
                              <w:ins w:id="112"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B2FE00" id="Text Box 909843205" o:spid="_x0000_s1044" type="#_x0000_t202" style="position:absolute;left:0;text-align:left;margin-left:376.9pt;margin-top:-51.55pt;width:428.1pt;height:19.95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" stroked="f">
                  <v:textbox style="mso-fit-shape-to-text:t">
                    <w:txbxContent>
                      <w:p w14:paraId="0EBBC5C7" w14:textId="77777777" w:rsidR="009D2D21" w:rsidRPr="00377820" w:rsidRDefault="009D2D21" w:rsidP="009D2D21">
                        <w:pPr>
                          <w:pStyle w:val="Header"/>
                          <w:rPr>
                            <w:ins w:id="113" w:author="Ajay kumar Chigurla" w:date="2023-09-21T11:55:00Z"/>
                            <w:sz w:val="21"/>
                            <w:szCs w:val="20"/>
                          </w:rPr>
                        </w:pPr>
                        <w:ins w:id="114" w:author="Ajay kumar Chigurla" w:date="2023-09-21T11:55:00Z">
                          <w:r>
                            <w:rPr>
                              <w:sz w:val="21"/>
                              <w:szCs w:val="20"/>
                            </w:rPr>
                            <w:t>DETECTION OF STROKE DISEASE USING MACHINE LEARNING ALGORITHMS</w:t>
                          </w:r>
                        </w:ins>
                      </w:p>
                    </w:txbxContent>
                  </v:textbox>
                  <w10:wrap type="square" anchorx="margin" anchory="margin"/>
                </v:shape>
              </w:pict>
            </mc:Fallback>
          </mc:AlternateContent>
        </w:r>
      </w:ins>
      <w:r w:rsidR="00002C59">
        <w:rPr>
          <w:noProof/>
          <w14:ligatures w14:val="standardContextual"/>
        </w:rPr>
        <w:drawing>
          <wp:inline distT="0" distB="0" distL="0" distR="0" wp14:anchorId="279D6E8C" wp14:editId="7C768054">
            <wp:extent cx="5731510" cy="718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pic:cNvPicPr>
                      <a:picLocks noChangeAspect="1"/>
                    </pic:cNvPicPr>
                  </pic:nvPicPr>
                  <pic:blipFill>
                    <a:blip r:embed="rId19"/>
                    <a:srcRect/>
                    <a:stretch>
                      <a:fillRect/>
                    </a:stretch>
                  </pic:blipFill>
                  <pic:spPr bwMode="auto">
                    <a:xfrm>
                      <a:off x="0" y="0"/>
                      <a:ext cx="5731510" cy="7181850"/>
                    </a:xfrm>
                    <a:prstGeom prst="rect">
                      <a:avLst/>
                    </a:prstGeom>
                    <a:noFill/>
                    <a:ln w="9525">
                      <a:noFill/>
                      <a:miter lim="800000"/>
                      <a:headEnd/>
                      <a:tailEnd/>
                    </a:ln>
                  </pic:spPr>
                </pic:pic>
              </a:graphicData>
            </a:graphic>
          </wp:inline>
        </w:drawing>
      </w:r>
    </w:p>
    <w:p w14:paraId="00B26CF5" w14:textId="48117D2B" w:rsidR="00002C59" w:rsidRDefault="00002C59" w:rsidP="00A9363A">
      <w:pPr>
        <w:spacing w:after="12" w:line="249" w:lineRule="auto"/>
        <w:ind w:left="1082" w:right="0"/>
        <w:jc w:val="left"/>
        <w:rPr>
          <w:b/>
          <w:bCs/>
          <w:sz w:val="26"/>
        </w:rPr>
      </w:pPr>
    </w:p>
    <w:p w14:paraId="2C8A63E2" w14:textId="4CB24DFB" w:rsidR="00002C59" w:rsidRDefault="00002C59" w:rsidP="00A9363A">
      <w:pPr>
        <w:spacing w:after="12" w:line="249" w:lineRule="auto"/>
        <w:ind w:left="1082" w:right="0"/>
        <w:jc w:val="left"/>
        <w:rPr>
          <w:b/>
          <w:bCs/>
          <w:sz w:val="26"/>
        </w:rPr>
      </w:pPr>
    </w:p>
    <w:p w14:paraId="0DCF7FCC" w14:textId="24F436ED" w:rsidR="00002C59" w:rsidRPr="00C26F60" w:rsidRDefault="00C26F60">
      <w:pPr>
        <w:spacing w:after="12" w:line="249" w:lineRule="auto"/>
        <w:ind w:leftChars="295" w:left="708" w:right="0" w:firstLine="0"/>
        <w:rPr>
          <w:sz w:val="26"/>
        </w:rPr>
        <w:pPrChange w:id="115" w:author="Ajay kumar Chigurla" w:date="2023-09-21T11:55:00Z">
          <w:pPr>
            <w:spacing w:line="360" w:lineRule="auto"/>
            <w:ind w:left="0" w:firstLineChars="100" w:firstLine="713"/>
          </w:pPr>
        </w:pPrChange>
      </w:pPr>
      <w:r w:rsidRPr="009477AB">
        <w:rPr>
          <w:b/>
          <w:noProof/>
          <w:sz w:val="71"/>
        </w:rPr>
        <mc:AlternateContent>
          <mc:Choice Requires="wps">
            <w:drawing>
              <wp:anchor distT="45720" distB="45720" distL="114300" distR="114300" simplePos="0" relativeHeight="251778048" behindDoc="0" locked="0" layoutInCell="1" allowOverlap="1" wp14:anchorId="47EBEFA6" wp14:editId="5F76798B">
                <wp:simplePos x="0" y="0"/>
                <wp:positionH relativeFrom="margin">
                  <wp:align>right</wp:align>
                </wp:positionH>
                <wp:positionV relativeFrom="paragraph">
                  <wp:posOffset>600256</wp:posOffset>
                </wp:positionV>
                <wp:extent cx="5730240" cy="342900"/>
                <wp:effectExtent l="0" t="0" r="3810" b="0"/>
                <wp:wrapSquare wrapText="bothSides"/>
                <wp:docPr id="15705199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1B8D62FD" w14:textId="26B9F219" w:rsidR="00C26F60" w:rsidRPr="003A5EC4" w:rsidRDefault="00C26F60">
                            <w:pPr>
                              <w:spacing w:line="360" w:lineRule="auto"/>
                              <w:ind w:left="0" w:firstLine="0"/>
                              <w:rPr>
                                <w:bCs/>
                                <w:szCs w:val="24"/>
                              </w:rPr>
                              <w:pPrChange w:id="116" w:author="Ajay kumar Chigurla" w:date="2023-09-21T11:55:00Z">
                                <w:pPr>
                                  <w:spacing w:line="360" w:lineRule="auto"/>
                                  <w:ind w:left="0" w:firstLineChars="100" w:firstLine="240"/>
                                </w:pPr>
                              </w:pPrChange>
                            </w:pPr>
                            <w:r>
                              <w:rPr>
                                <w:bCs/>
                                <w:szCs w:val="24"/>
                              </w:rPr>
                              <w:t xml:space="preserve">CMRTC                                                                                                                                          </w:t>
                            </w:r>
                            <w:del w:id="117" w:author="Ajay kumar Chigurla" w:date="2023-09-21T11:55:00Z">
                              <w:r>
                                <w:rPr>
                                  <w:bCs/>
                                  <w:szCs w:val="24"/>
                                </w:rPr>
                                <w:delText xml:space="preserve">  </w:delText>
                              </w:r>
                            </w:del>
                            <w:r w:rsidR="00863B03">
                              <w:rPr>
                                <w:bCs/>
                                <w:szCs w:val="24"/>
                              </w:rPr>
                              <w:t>10</w:t>
                            </w:r>
                          </w:p>
                          <w:p w14:paraId="1A1B50B7" w14:textId="77777777" w:rsidR="00C26F60" w:rsidRDefault="00C26F60" w:rsidP="00C26F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BEFA6" id="_x0000_s1045" type="#_x0000_t202" style="position:absolute;left:0;text-align:left;margin-left:400pt;margin-top:47.25pt;width:451.2pt;height:27pt;z-index:251778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" stroked="f">
                <v:textbox>
                  <w:txbxContent>
                    <w:p w14:paraId="1B8D62FD" w14:textId="26B9F219" w:rsidR="00C26F60" w:rsidRPr="003A5EC4" w:rsidRDefault="00C26F60">
                      <w:pPr>
                        <w:spacing w:line="360" w:lineRule="auto"/>
                        <w:ind w:left="0" w:firstLine="0"/>
                        <w:rPr>
                          <w:bCs/>
                          <w:szCs w:val="24"/>
                        </w:rPr>
                        <w:pPrChange w:id="118" w:author="Ajay kumar Chigurla" w:date="2023-09-21T11:55:00Z">
                          <w:pPr>
                            <w:spacing w:line="360" w:lineRule="auto"/>
                            <w:ind w:left="0" w:firstLineChars="100" w:firstLine="240"/>
                          </w:pPr>
                        </w:pPrChange>
                      </w:pPr>
                      <w:r>
                        <w:rPr>
                          <w:bCs/>
                          <w:szCs w:val="24"/>
                        </w:rPr>
                        <w:t xml:space="preserve">CMRTC                                                                                                                                          </w:t>
                      </w:r>
                      <w:del w:id="119" w:author="Ajay kumar Chigurla" w:date="2023-09-21T11:55:00Z">
                        <w:r>
                          <w:rPr>
                            <w:bCs/>
                            <w:szCs w:val="24"/>
                          </w:rPr>
                          <w:delText xml:space="preserve">  </w:delText>
                        </w:r>
                      </w:del>
                      <w:r w:rsidR="00863B03">
                        <w:rPr>
                          <w:bCs/>
                          <w:szCs w:val="24"/>
                        </w:rPr>
                        <w:t>10</w:t>
                      </w:r>
                    </w:p>
                    <w:p w14:paraId="1A1B50B7" w14:textId="77777777" w:rsidR="00C26F60" w:rsidRDefault="00C26F60" w:rsidP="00C26F60"/>
                  </w:txbxContent>
                </v:textbox>
                <w10:wrap type="square" anchorx="margin"/>
              </v:shape>
            </w:pict>
          </mc:Fallback>
        </mc:AlternateContent>
      </w:r>
      <w:r w:rsidR="00A9363A">
        <w:rPr>
          <w:b/>
          <w:bCs/>
          <w:sz w:val="26"/>
        </w:rPr>
        <w:t xml:space="preserve">Figure 3.4: </w:t>
      </w:r>
      <w:r w:rsidR="00A9363A">
        <w:rPr>
          <w:sz w:val="26"/>
        </w:rPr>
        <w:t>Sequence Diagram for</w:t>
      </w:r>
      <w:r w:rsidR="00002C59">
        <w:rPr>
          <w:sz w:val="26"/>
        </w:rPr>
        <w:t xml:space="preserve"> Detection of stroke disease using machine learning algorithms</w:t>
      </w:r>
      <w:r>
        <w:rPr>
          <w:sz w:val="26"/>
        </w:rPr>
        <w:t>.</w:t>
      </w:r>
      <w:r w:rsidR="00002C59">
        <w:rPr>
          <w:bCs/>
          <w:szCs w:val="24"/>
        </w:rPr>
        <w:t xml:space="preserve">                                                                                                                                   </w:t>
      </w:r>
      <w:r w:rsidR="009D2D21">
        <w:rPr>
          <w:bCs/>
          <w:szCs w:val="24"/>
        </w:rPr>
        <w:t xml:space="preserve"> </w:t>
      </w:r>
      <w:ins w:id="120" w:author="Ajay kumar Chigurla" w:date="2023-09-21T11:55:00Z">
        <w:r w:rsidR="009D2D21">
          <w:rPr>
            <w:bCs/>
            <w:szCs w:val="24"/>
          </w:rPr>
          <w:t xml:space="preserve">   </w:t>
        </w:r>
        <w:r w:rsidR="00827286">
          <w:rPr>
            <w:bCs/>
            <w:szCs w:val="24"/>
          </w:rPr>
          <w:t xml:space="preserve"> </w:t>
        </w:r>
        <w:r w:rsidR="00002C59">
          <w:rPr>
            <w:bCs/>
            <w:szCs w:val="24"/>
          </w:rPr>
          <w:t xml:space="preserve"> </w:t>
        </w:r>
      </w:ins>
    </w:p>
    <w:p w14:paraId="5CF51EF1" w14:textId="2E782285" w:rsidR="00002C59" w:rsidRDefault="009D2D21" w:rsidP="00531DB5">
      <w:pPr>
        <w:spacing w:after="12" w:line="249" w:lineRule="auto"/>
        <w:ind w:leftChars="691" w:left="4503" w:right="0" w:hangingChars="889" w:hanging="2845"/>
        <w:rPr>
          <w:sz w:val="21"/>
        </w:rPr>
      </w:pPr>
      <w:ins w:id="121" w:author="Ajay kumar Chigurla" w:date="2023-09-21T11:55:00Z">
        <w:r w:rsidRPr="00377820">
          <w:rPr>
            <w:noProof/>
            <w:sz w:val="32"/>
          </w:rPr>
          <w:lastRenderedPageBreak/>
          <mc:AlternateContent>
            <mc:Choice Requires="wps">
              <w:drawing>
                <wp:anchor distT="45720" distB="45720" distL="114300" distR="114300" simplePos="0" relativeHeight="251679744" behindDoc="0" locked="0" layoutInCell="1" allowOverlap="1" wp14:anchorId="51D10ED3" wp14:editId="0F191602">
                  <wp:simplePos x="0" y="0"/>
                  <wp:positionH relativeFrom="margin">
                    <wp:align>right</wp:align>
                  </wp:positionH>
                  <wp:positionV relativeFrom="page">
                    <wp:posOffset>306887</wp:posOffset>
                  </wp:positionV>
                  <wp:extent cx="5436870" cy="253365"/>
                  <wp:effectExtent l="0" t="0" r="0" b="0"/>
                  <wp:wrapSquare wrapText="bothSides"/>
                  <wp:docPr id="411266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58F9EC6A" w14:textId="77777777" w:rsidR="009D2D21" w:rsidRPr="00377820" w:rsidRDefault="009D2D21" w:rsidP="009D2D21">
                              <w:pPr>
                                <w:pStyle w:val="Header"/>
                                <w:rPr>
                                  <w:ins w:id="122" w:author="Ajay kumar Chigurla" w:date="2023-09-21T11:55:00Z"/>
                                  <w:sz w:val="21"/>
                                  <w:szCs w:val="20"/>
                                </w:rPr>
                              </w:pPr>
                              <w:ins w:id="123"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D10ED3" id="_x0000_s1046" type="#_x0000_t202" style="position:absolute;left:0;text-align:left;margin-left:376.9pt;margin-top:24.15pt;width:428.1pt;height:19.95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" stroked="f">
                  <v:textbox style="mso-fit-shape-to-text:t">
                    <w:txbxContent>
                      <w:p w14:paraId="58F9EC6A" w14:textId="77777777" w:rsidR="009D2D21" w:rsidRPr="00377820" w:rsidRDefault="009D2D21" w:rsidP="009D2D21">
                        <w:pPr>
                          <w:pStyle w:val="Header"/>
                          <w:rPr>
                            <w:ins w:id="124" w:author="Ajay kumar Chigurla" w:date="2023-09-21T11:55:00Z"/>
                            <w:sz w:val="21"/>
                            <w:szCs w:val="20"/>
                          </w:rPr>
                        </w:pPr>
                        <w:ins w:id="125"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
    <w:p w14:paraId="4245C59C" w14:textId="77777777" w:rsidR="006B176A" w:rsidRDefault="006B176A" w:rsidP="00C26F60">
      <w:pPr>
        <w:pStyle w:val="Heading4"/>
        <w:tabs>
          <w:tab w:val="center" w:pos="708"/>
          <w:tab w:val="center" w:pos="2279"/>
        </w:tabs>
        <w:ind w:left="8" w:hangingChars="3" w:hanging="8"/>
        <w:rPr>
          <w:rFonts w:ascii="Times New Roman" w:hAnsi="Times New Roman" w:cs="Times New Roman"/>
          <w:b/>
          <w:bCs/>
          <w:i w:val="0"/>
          <w:iCs w:val="0"/>
          <w:color w:val="000000" w:themeColor="text1"/>
          <w:sz w:val="28"/>
          <w:szCs w:val="28"/>
          <w:shd w:val="clear" w:color="auto" w:fill="FFFFFF"/>
        </w:rPr>
      </w:pPr>
      <w:r>
        <w:rPr>
          <w:rFonts w:ascii="Times New Roman" w:hAnsi="Times New Roman" w:cs="Times New Roman"/>
          <w:b/>
          <w:bCs/>
          <w:i w:val="0"/>
          <w:iCs w:val="0"/>
          <w:color w:val="000000" w:themeColor="text1"/>
          <w:sz w:val="28"/>
          <w:szCs w:val="28"/>
          <w:shd w:val="clear" w:color="auto" w:fill="FFFFFF"/>
        </w:rPr>
        <w:t>3.5   COLLABORATION DIAGRAM</w:t>
      </w:r>
    </w:p>
    <w:p w14:paraId="09BAD721" w14:textId="77777777" w:rsidR="006B176A" w:rsidRDefault="006B176A" w:rsidP="006B176A"/>
    <w:p w14:paraId="5FDBBE37" w14:textId="77777777" w:rsidR="006B176A" w:rsidRDefault="006B176A" w:rsidP="006B176A">
      <w:pPr>
        <w:pStyle w:val="Heading4"/>
        <w:tabs>
          <w:tab w:val="center" w:pos="708"/>
          <w:tab w:val="center" w:pos="2279"/>
        </w:tabs>
        <w:spacing w:line="360" w:lineRule="auto"/>
        <w:ind w:leftChars="100" w:left="240" w:firstLineChars="250" w:firstLine="600"/>
        <w:rPr>
          <w:rFonts w:ascii="Times New Roman" w:hAnsi="Times New Roman" w:cs="Times New Roman"/>
          <w:color w:val="auto"/>
          <w:szCs w:val="24"/>
          <w:shd w:val="clear" w:color="auto" w:fill="FFFFFF"/>
        </w:rPr>
      </w:pPr>
      <w:r>
        <w:rPr>
          <w:rFonts w:ascii="Times New Roman" w:hAnsi="Times New Roman" w:cs="Times New Roman"/>
          <w:color w:val="auto"/>
          <w:szCs w:val="24"/>
          <w:shd w:val="clear" w:color="auto" w:fill="FFFFFF"/>
        </w:rPr>
        <w:tab/>
      </w:r>
      <w:r>
        <w:rPr>
          <w:rFonts w:ascii="Times New Roman" w:hAnsi="Times New Roman" w:cs="Times New Roman"/>
          <w:i w:val="0"/>
          <w:iCs w:val="0"/>
          <w:color w:val="auto"/>
          <w:szCs w:val="24"/>
          <w:shd w:val="clear" w:color="auto" w:fill="FFFFFF"/>
        </w:rPr>
        <w:t>A collaboration diagram, also known as a communication diagram, is an illustration of the relationships and interactions among software </w:t>
      </w:r>
      <w:r>
        <w:fldChar w:fldCharType="begin"/>
      </w:r>
      <w:r>
        <w:instrText>HYPERLINK "https://www.techtarget.com/searchapparchitecture/definition/object"</w:instrText>
      </w:r>
      <w:r>
        <w:fldChar w:fldCharType="separate"/>
      </w:r>
      <w:r>
        <w:rPr>
          <w:rStyle w:val="Hyperlink"/>
          <w:rFonts w:ascii="Times New Roman" w:hAnsi="Times New Roman" w:cs="Times New Roman"/>
          <w:i w:val="0"/>
          <w:iCs w:val="0"/>
          <w:color w:val="auto"/>
          <w:shd w:val="clear" w:color="auto" w:fill="FFFFFF"/>
        </w:rPr>
        <w:t>objects</w:t>
      </w:r>
      <w:r>
        <w:rPr>
          <w:rStyle w:val="Hyperlink"/>
          <w:rFonts w:ascii="Times New Roman" w:hAnsi="Times New Roman" w:cs="Times New Roman"/>
          <w:i w:val="0"/>
          <w:iCs w:val="0"/>
          <w:color w:val="auto"/>
          <w:shd w:val="clear" w:color="auto" w:fill="FFFFFF"/>
        </w:rPr>
        <w:fldChar w:fldCharType="end"/>
      </w:r>
      <w:r>
        <w:rPr>
          <w:rFonts w:ascii="Times New Roman" w:hAnsi="Times New Roman" w:cs="Times New Roman"/>
          <w:i w:val="0"/>
          <w:iCs w:val="0"/>
          <w:color w:val="auto"/>
          <w:szCs w:val="24"/>
          <w:shd w:val="clear" w:color="auto" w:fill="FFFFFF"/>
        </w:rPr>
        <w:t> in the Unified Modeling Language (</w:t>
      </w:r>
      <w:r>
        <w:fldChar w:fldCharType="begin"/>
      </w:r>
      <w:r>
        <w:instrText>HYPERLINK "https://www.techtarget.com/searchsoftwarequality/definition/Unified-Modeling-Language"</w:instrText>
      </w:r>
      <w:r>
        <w:fldChar w:fldCharType="separate"/>
      </w:r>
      <w:r>
        <w:rPr>
          <w:rStyle w:val="Hyperlink"/>
          <w:rFonts w:ascii="Times New Roman" w:hAnsi="Times New Roman" w:cs="Times New Roman"/>
          <w:i w:val="0"/>
          <w:iCs w:val="0"/>
          <w:color w:val="auto"/>
          <w:shd w:val="clear" w:color="auto" w:fill="FFFFFF"/>
        </w:rPr>
        <w:t>UML</w:t>
      </w:r>
      <w:r>
        <w:rPr>
          <w:rStyle w:val="Hyperlink"/>
          <w:rFonts w:ascii="Times New Roman" w:hAnsi="Times New Roman" w:cs="Times New Roman"/>
          <w:i w:val="0"/>
          <w:iCs w:val="0"/>
          <w:color w:val="auto"/>
          <w:shd w:val="clear" w:color="auto" w:fill="FFFFFF"/>
        </w:rPr>
        <w:fldChar w:fldCharType="end"/>
      </w:r>
      <w:r>
        <w:rPr>
          <w:rFonts w:ascii="Times New Roman" w:hAnsi="Times New Roman" w:cs="Times New Roman"/>
          <w:i w:val="0"/>
          <w:iCs w:val="0"/>
          <w:color w:val="auto"/>
          <w:szCs w:val="24"/>
          <w:shd w:val="clear" w:color="auto" w:fill="FFFFFF"/>
        </w:rPr>
        <w:t>). Developers can use these diagrams to portray the dynamic behavior of a particular </w:t>
      </w:r>
      <w:r>
        <w:fldChar w:fldCharType="begin"/>
      </w:r>
      <w:r>
        <w:instrText>HYPERLINK "https://www.techtarget.com/searchsoftwarequality/definition/use-case"</w:instrText>
      </w:r>
      <w:r>
        <w:fldChar w:fldCharType="separate"/>
      </w:r>
      <w:r>
        <w:rPr>
          <w:rStyle w:val="Hyperlink"/>
          <w:rFonts w:ascii="Times New Roman" w:hAnsi="Times New Roman" w:cs="Times New Roman"/>
          <w:i w:val="0"/>
          <w:iCs w:val="0"/>
          <w:color w:val="auto"/>
          <w:shd w:val="clear" w:color="auto" w:fill="FFFFFF"/>
        </w:rPr>
        <w:t>use case</w:t>
      </w:r>
      <w:r>
        <w:rPr>
          <w:rStyle w:val="Hyperlink"/>
          <w:rFonts w:ascii="Times New Roman" w:hAnsi="Times New Roman" w:cs="Times New Roman"/>
          <w:i w:val="0"/>
          <w:iCs w:val="0"/>
          <w:color w:val="auto"/>
          <w:shd w:val="clear" w:color="auto" w:fill="FFFFFF"/>
        </w:rPr>
        <w:fldChar w:fldCharType="end"/>
      </w:r>
      <w:r>
        <w:rPr>
          <w:rFonts w:ascii="Times New Roman" w:hAnsi="Times New Roman" w:cs="Times New Roman"/>
          <w:i w:val="0"/>
          <w:iCs w:val="0"/>
          <w:color w:val="auto"/>
          <w:szCs w:val="24"/>
          <w:shd w:val="clear" w:color="auto" w:fill="FFFFFF"/>
        </w:rPr>
        <w:t> and define the role of each object</w:t>
      </w:r>
      <w:r>
        <w:rPr>
          <w:rFonts w:ascii="Times New Roman" w:hAnsi="Times New Roman" w:cs="Times New Roman"/>
          <w:color w:val="auto"/>
          <w:szCs w:val="24"/>
          <w:shd w:val="clear" w:color="auto" w:fill="FFFFFF"/>
        </w:rPr>
        <w:t>.</w:t>
      </w:r>
    </w:p>
    <w:p w14:paraId="0C1D2AC9" w14:textId="77777777" w:rsidR="006B176A" w:rsidRDefault="006B176A" w:rsidP="006B176A">
      <w:pPr>
        <w:ind w:left="0" w:firstLine="0"/>
      </w:pPr>
    </w:p>
    <w:p w14:paraId="55FF1C96" w14:textId="77777777" w:rsidR="006B176A" w:rsidRDefault="006B176A" w:rsidP="006B176A"/>
    <w:p w14:paraId="36F88FD8" w14:textId="6907435B" w:rsidR="006B176A" w:rsidRDefault="006B176A" w:rsidP="006B176A">
      <w:del w:id="126" w:author="Ajay kumar Chigurla" w:date="2023-09-21T11:55:00Z">
        <w:r>
          <w:rPr>
            <w:noProof/>
            <w14:ligatures w14:val="standardContextual"/>
          </w:rPr>
          <w:drawing>
            <wp:inline distT="0" distB="0" distL="0" distR="0" wp14:anchorId="56AFFB29" wp14:editId="033B9D34">
              <wp:extent cx="6434455" cy="2435382"/>
              <wp:effectExtent l="0" t="0" r="0" b="0"/>
              <wp:docPr id="1698091011" name="Picture 169809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pic:cNvPicPr>
                        <a:picLocks noChangeAspect="1"/>
                      </pic:cNvPicPr>
                    </pic:nvPicPr>
                    <pic:blipFill>
                      <a:blip r:embed="rId20"/>
                      <a:srcRect/>
                      <a:stretch>
                        <a:fillRect/>
                      </a:stretch>
                    </pic:blipFill>
                    <pic:spPr bwMode="auto">
                      <a:xfrm>
                        <a:off x="0" y="0"/>
                        <a:ext cx="6572972" cy="2487809"/>
                      </a:xfrm>
                      <a:prstGeom prst="rect">
                        <a:avLst/>
                      </a:prstGeom>
                      <a:noFill/>
                      <a:ln w="9525">
                        <a:noFill/>
                        <a:miter lim="800000"/>
                        <a:headEnd/>
                        <a:tailEnd/>
                      </a:ln>
                    </pic:spPr>
                  </pic:pic>
                </a:graphicData>
              </a:graphic>
            </wp:inline>
          </w:drawing>
        </w:r>
      </w:del>
      <w:ins w:id="127" w:author="Ajay kumar Chigurla" w:date="2023-09-21T11:55:00Z">
        <w:r>
          <w:rPr>
            <w:noProof/>
            <w14:ligatures w14:val="standardContextual"/>
          </w:rPr>
          <w:drawing>
            <wp:inline distT="0" distB="0" distL="0" distR="0" wp14:anchorId="56AFFB29" wp14:editId="6C78E432">
              <wp:extent cx="5486984" cy="2435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pic:cNvPicPr>
                        <a:picLocks noChangeAspect="1"/>
                      </pic:cNvPicPr>
                    </pic:nvPicPr>
                    <pic:blipFill>
                      <a:blip r:embed="rId20"/>
                      <a:srcRect/>
                      <a:stretch>
                        <a:fillRect/>
                      </a:stretch>
                    </pic:blipFill>
                    <pic:spPr bwMode="auto">
                      <a:xfrm>
                        <a:off x="0" y="0"/>
                        <a:ext cx="5621706" cy="2495017"/>
                      </a:xfrm>
                      <a:prstGeom prst="rect">
                        <a:avLst/>
                      </a:prstGeom>
                      <a:noFill/>
                      <a:ln w="9525">
                        <a:noFill/>
                        <a:miter lim="800000"/>
                        <a:headEnd/>
                        <a:tailEnd/>
                      </a:ln>
                    </pic:spPr>
                  </pic:pic>
                </a:graphicData>
              </a:graphic>
            </wp:inline>
          </w:drawing>
        </w:r>
      </w:ins>
    </w:p>
    <w:p w14:paraId="78B313C7" w14:textId="77777777" w:rsidR="006B176A" w:rsidRDefault="006B176A" w:rsidP="006B176A"/>
    <w:p w14:paraId="71B6C9BA" w14:textId="77777777" w:rsidR="006B176A" w:rsidRDefault="006B176A" w:rsidP="006B176A">
      <w:pPr>
        <w:spacing w:after="12" w:line="249" w:lineRule="auto"/>
        <w:ind w:leftChars="691" w:left="3978" w:right="0" w:hangingChars="889" w:hanging="2320"/>
        <w:rPr>
          <w:sz w:val="26"/>
        </w:rPr>
      </w:pPr>
      <w:r>
        <w:rPr>
          <w:b/>
          <w:bCs/>
          <w:sz w:val="26"/>
        </w:rPr>
        <w:t>Figure 3.5:</w:t>
      </w:r>
      <w:r>
        <w:rPr>
          <w:sz w:val="26"/>
        </w:rPr>
        <w:t xml:space="preserve"> Co</w:t>
      </w:r>
      <w:r>
        <w:rPr>
          <w:color w:val="auto"/>
          <w:szCs w:val="24"/>
          <w:shd w:val="clear" w:color="auto" w:fill="FFFFFF"/>
        </w:rPr>
        <w:t>llaboration</w:t>
      </w:r>
      <w:r>
        <w:rPr>
          <w:sz w:val="26"/>
        </w:rPr>
        <w:t xml:space="preserve"> Diagram for Detection of stroke disease using machine learning algorithms</w:t>
      </w:r>
    </w:p>
    <w:p w14:paraId="0C65E54D" w14:textId="77777777" w:rsidR="006B176A" w:rsidRDefault="006B176A" w:rsidP="006B176A">
      <w:pPr>
        <w:spacing w:after="12" w:line="249" w:lineRule="auto"/>
        <w:ind w:leftChars="691" w:left="3525" w:right="0" w:hangingChars="889" w:hanging="1867"/>
        <w:rPr>
          <w:sz w:val="21"/>
        </w:rPr>
      </w:pPr>
    </w:p>
    <w:p w14:paraId="090AAFFC" w14:textId="3C1A70D9" w:rsidR="006B176A" w:rsidRDefault="006B176A" w:rsidP="006B176A">
      <w:pPr>
        <w:spacing w:after="12" w:line="249" w:lineRule="auto"/>
        <w:ind w:left="3629" w:right="0" w:hanging="2557"/>
        <w:jc w:val="left"/>
      </w:pPr>
    </w:p>
    <w:p w14:paraId="7A0DFF3B" w14:textId="77777777" w:rsidR="006B176A" w:rsidRDefault="006B176A" w:rsidP="006B176A"/>
    <w:p w14:paraId="06056C7A" w14:textId="77777777" w:rsidR="006B176A" w:rsidRDefault="006B176A" w:rsidP="006B176A"/>
    <w:p w14:paraId="191F497B" w14:textId="77777777" w:rsidR="006B176A" w:rsidRDefault="006B176A" w:rsidP="006B176A"/>
    <w:p w14:paraId="6052C042" w14:textId="77777777" w:rsidR="006B176A" w:rsidRDefault="006B176A" w:rsidP="006B176A"/>
    <w:p w14:paraId="61A6963E" w14:textId="77777777" w:rsidR="006B176A" w:rsidRDefault="006B176A" w:rsidP="006B176A"/>
    <w:p w14:paraId="4EDEA270" w14:textId="77777777" w:rsidR="006B176A" w:rsidRDefault="006B176A" w:rsidP="006B176A">
      <w:pPr>
        <w:ind w:left="0" w:firstLine="0"/>
      </w:pPr>
    </w:p>
    <w:p w14:paraId="79BA68AA" w14:textId="77777777" w:rsidR="006B176A" w:rsidRDefault="006B176A" w:rsidP="006B176A">
      <w:pPr>
        <w:spacing w:line="360" w:lineRule="auto"/>
        <w:ind w:left="0" w:firstLineChars="100" w:firstLine="240"/>
        <w:rPr>
          <w:bCs/>
          <w:szCs w:val="24"/>
        </w:rPr>
      </w:pPr>
    </w:p>
    <w:p w14:paraId="7853AB64" w14:textId="77777777" w:rsidR="006B176A" w:rsidRDefault="006B176A" w:rsidP="006B176A">
      <w:pPr>
        <w:spacing w:line="360" w:lineRule="auto"/>
        <w:ind w:left="0" w:firstLineChars="100" w:firstLine="240"/>
        <w:rPr>
          <w:bCs/>
          <w:szCs w:val="24"/>
        </w:rPr>
      </w:pPr>
    </w:p>
    <w:p w14:paraId="6C7F265D" w14:textId="77777777" w:rsidR="006B176A" w:rsidRDefault="006B176A" w:rsidP="006B176A">
      <w:pPr>
        <w:spacing w:line="360" w:lineRule="auto"/>
        <w:ind w:left="0" w:firstLineChars="100" w:firstLine="240"/>
        <w:rPr>
          <w:bCs/>
          <w:szCs w:val="24"/>
        </w:rPr>
      </w:pPr>
    </w:p>
    <w:p w14:paraId="5805B685" w14:textId="77777777" w:rsidR="006B176A" w:rsidRDefault="006B176A" w:rsidP="006B176A">
      <w:pPr>
        <w:spacing w:line="360" w:lineRule="auto"/>
        <w:ind w:left="0" w:firstLineChars="100" w:firstLine="240"/>
        <w:rPr>
          <w:bCs/>
          <w:szCs w:val="24"/>
        </w:rPr>
      </w:pPr>
    </w:p>
    <w:p w14:paraId="4E0DBB35" w14:textId="77777777" w:rsidR="00827286" w:rsidRDefault="00827286" w:rsidP="006B176A">
      <w:pPr>
        <w:spacing w:line="360" w:lineRule="auto"/>
        <w:ind w:left="0" w:firstLineChars="100" w:firstLine="240"/>
        <w:rPr>
          <w:ins w:id="128" w:author="Ajay kumar Chigurla" w:date="2023-09-21T11:55:00Z"/>
          <w:bCs/>
          <w:szCs w:val="24"/>
        </w:rPr>
      </w:pPr>
    </w:p>
    <w:p w14:paraId="07E41C5F" w14:textId="5FF50851" w:rsidR="00002C59" w:rsidRPr="006B176A" w:rsidRDefault="00C26F60" w:rsidP="00C26F60">
      <w:pPr>
        <w:spacing w:line="360" w:lineRule="auto"/>
        <w:ind w:left="0" w:firstLine="0"/>
        <w:rPr>
          <w:bCs/>
          <w:szCs w:val="24"/>
        </w:rPr>
      </w:pPr>
      <w:r w:rsidRPr="009477AB">
        <w:rPr>
          <w:b/>
          <w:noProof/>
          <w:sz w:val="71"/>
        </w:rPr>
        <mc:AlternateContent>
          <mc:Choice Requires="wps">
            <w:drawing>
              <wp:anchor distT="45720" distB="45720" distL="114300" distR="114300" simplePos="0" relativeHeight="251780096" behindDoc="0" locked="0" layoutInCell="1" allowOverlap="1" wp14:anchorId="564D008A" wp14:editId="6A9B2D26">
                <wp:simplePos x="0" y="0"/>
                <wp:positionH relativeFrom="margin">
                  <wp:align>right</wp:align>
                </wp:positionH>
                <wp:positionV relativeFrom="paragraph">
                  <wp:posOffset>260169</wp:posOffset>
                </wp:positionV>
                <wp:extent cx="5730240" cy="342900"/>
                <wp:effectExtent l="0" t="0" r="3810" b="0"/>
                <wp:wrapSquare wrapText="bothSides"/>
                <wp:docPr id="1353108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727F01C8" w14:textId="686F27B8" w:rsidR="00C26F60" w:rsidRPr="003A5EC4" w:rsidRDefault="00C26F60">
                            <w:pPr>
                              <w:spacing w:line="360" w:lineRule="auto"/>
                              <w:ind w:left="0" w:firstLine="0"/>
                              <w:rPr>
                                <w:bCs/>
                                <w:szCs w:val="24"/>
                              </w:rPr>
                              <w:pPrChange w:id="129" w:author="Ajay kumar Chigurla" w:date="2023-09-21T11:55:00Z">
                                <w:pPr>
                                  <w:spacing w:line="360" w:lineRule="auto"/>
                                  <w:ind w:left="0" w:firstLineChars="100" w:firstLine="240"/>
                                </w:pPr>
                              </w:pPrChange>
                            </w:pPr>
                            <w:r>
                              <w:rPr>
                                <w:bCs/>
                                <w:szCs w:val="24"/>
                              </w:rPr>
                              <w:t xml:space="preserve">CMRTC                                                                                                                                          </w:t>
                            </w:r>
                            <w:del w:id="130" w:author="Ajay kumar Chigurla" w:date="2023-09-21T11:55:00Z">
                              <w:r>
                                <w:rPr>
                                  <w:bCs/>
                                  <w:szCs w:val="24"/>
                                </w:rPr>
                                <w:delText xml:space="preserve">  </w:delText>
                              </w:r>
                            </w:del>
                            <w:r w:rsidR="00863B03">
                              <w:rPr>
                                <w:bCs/>
                                <w:szCs w:val="24"/>
                              </w:rPr>
                              <w:t>11</w:t>
                            </w:r>
                          </w:p>
                          <w:p w14:paraId="0D744F1E" w14:textId="77777777" w:rsidR="00C26F60" w:rsidRDefault="00C26F60" w:rsidP="00C26F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D008A" id="_x0000_s1047" type="#_x0000_t202" style="position:absolute;left:0;text-align:left;margin-left:400pt;margin-top:20.5pt;width:451.2pt;height:27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" stroked="f">
                <v:textbox>
                  <w:txbxContent>
                    <w:p w14:paraId="727F01C8" w14:textId="686F27B8" w:rsidR="00C26F60" w:rsidRPr="003A5EC4" w:rsidRDefault="00C26F60">
                      <w:pPr>
                        <w:spacing w:line="360" w:lineRule="auto"/>
                        <w:ind w:left="0" w:firstLine="0"/>
                        <w:rPr>
                          <w:bCs/>
                          <w:szCs w:val="24"/>
                        </w:rPr>
                        <w:pPrChange w:id="131" w:author="Ajay kumar Chigurla" w:date="2023-09-21T11:55:00Z">
                          <w:pPr>
                            <w:spacing w:line="360" w:lineRule="auto"/>
                            <w:ind w:left="0" w:firstLineChars="100" w:firstLine="240"/>
                          </w:pPr>
                        </w:pPrChange>
                      </w:pPr>
                      <w:r>
                        <w:rPr>
                          <w:bCs/>
                          <w:szCs w:val="24"/>
                        </w:rPr>
                        <w:t xml:space="preserve">CMRTC                                                                                                                                          </w:t>
                      </w:r>
                      <w:del w:id="132" w:author="Ajay kumar Chigurla" w:date="2023-09-21T11:55:00Z">
                        <w:r>
                          <w:rPr>
                            <w:bCs/>
                            <w:szCs w:val="24"/>
                          </w:rPr>
                          <w:delText xml:space="preserve">  </w:delText>
                        </w:r>
                      </w:del>
                      <w:r w:rsidR="00863B03">
                        <w:rPr>
                          <w:bCs/>
                          <w:szCs w:val="24"/>
                        </w:rPr>
                        <w:t>11</w:t>
                      </w:r>
                    </w:p>
                    <w:p w14:paraId="0D744F1E" w14:textId="77777777" w:rsidR="00C26F60" w:rsidRDefault="00C26F60" w:rsidP="00C26F60"/>
                  </w:txbxContent>
                </v:textbox>
                <w10:wrap type="square" anchorx="margin"/>
              </v:shape>
            </w:pict>
          </mc:Fallback>
        </mc:AlternateContent>
      </w:r>
      <w:r w:rsidR="006B176A">
        <w:rPr>
          <w:bCs/>
          <w:szCs w:val="24"/>
        </w:rPr>
        <w:t xml:space="preserve">                                                                                                                               </w:t>
      </w:r>
      <w:r w:rsidR="00827286">
        <w:rPr>
          <w:bCs/>
          <w:szCs w:val="24"/>
        </w:rPr>
        <w:t xml:space="preserve">      </w:t>
      </w:r>
      <w:ins w:id="133" w:author="Ajay kumar Chigurla" w:date="2023-09-21T11:55:00Z">
        <w:r w:rsidR="00827286">
          <w:rPr>
            <w:bCs/>
            <w:szCs w:val="24"/>
          </w:rPr>
          <w:t xml:space="preserve">        </w:t>
        </w:r>
        <w:r w:rsidR="006B176A">
          <w:rPr>
            <w:bCs/>
            <w:szCs w:val="24"/>
          </w:rPr>
          <w:t xml:space="preserve">      </w:t>
        </w:r>
        <w:r w:rsidR="00827286">
          <w:rPr>
            <w:bCs/>
            <w:szCs w:val="24"/>
          </w:rPr>
          <w:t xml:space="preserve">  </w:t>
        </w:r>
      </w:ins>
    </w:p>
    <w:p w14:paraId="474849D6" w14:textId="0FD90A41" w:rsidR="006B176A" w:rsidRDefault="009D2D21" w:rsidP="00C26F60">
      <w:pPr>
        <w:pStyle w:val="Heading4"/>
        <w:tabs>
          <w:tab w:val="center" w:pos="708"/>
          <w:tab w:val="center" w:pos="2279"/>
        </w:tabs>
        <w:spacing w:line="360" w:lineRule="auto"/>
        <w:ind w:left="0" w:firstLine="0"/>
        <w:rPr>
          <w:rFonts w:ascii="Times New Roman" w:hAnsi="Times New Roman" w:cs="Times New Roman"/>
          <w:b/>
          <w:bCs/>
          <w:i w:val="0"/>
          <w:iCs w:val="0"/>
          <w:color w:val="auto"/>
          <w:sz w:val="28"/>
          <w:szCs w:val="28"/>
        </w:rPr>
      </w:pPr>
      <w:ins w:id="134" w:author="Ajay kumar Chigurla" w:date="2023-09-21T11:55:00Z">
        <w:r w:rsidRPr="00377820">
          <w:rPr>
            <w:noProof/>
            <w:sz w:val="32"/>
          </w:rPr>
          <w:lastRenderedPageBreak/>
          <mc:AlternateContent>
            <mc:Choice Requires="wps">
              <w:drawing>
                <wp:anchor distT="45720" distB="45720" distL="114300" distR="114300" simplePos="0" relativeHeight="251681792" behindDoc="0" locked="0" layoutInCell="1" allowOverlap="1" wp14:anchorId="146B1950" wp14:editId="139E7E86">
                  <wp:simplePos x="0" y="0"/>
                  <wp:positionH relativeFrom="margin">
                    <wp:align>right</wp:align>
                  </wp:positionH>
                  <wp:positionV relativeFrom="page">
                    <wp:posOffset>265793</wp:posOffset>
                  </wp:positionV>
                  <wp:extent cx="5436870" cy="253365"/>
                  <wp:effectExtent l="0" t="0" r="0" b="0"/>
                  <wp:wrapSquare wrapText="bothSides"/>
                  <wp:docPr id="498270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74D7555C" w14:textId="77777777" w:rsidR="009D2D21" w:rsidRPr="00377820" w:rsidRDefault="009D2D21" w:rsidP="009D2D21">
                              <w:pPr>
                                <w:pStyle w:val="Header"/>
                                <w:rPr>
                                  <w:ins w:id="135" w:author="Ajay kumar Chigurla" w:date="2023-09-21T11:55:00Z"/>
                                  <w:sz w:val="21"/>
                                  <w:szCs w:val="20"/>
                                </w:rPr>
                              </w:pPr>
                              <w:ins w:id="136"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B1950" id="_x0000_s1048" type="#_x0000_t202" style="position:absolute;left:0;text-align:left;margin-left:376.9pt;margin-top:20.95pt;width:428.1pt;height:19.95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" stroked="f">
                  <v:textbox style="mso-fit-shape-to-text:t">
                    <w:txbxContent>
                      <w:p w14:paraId="74D7555C" w14:textId="77777777" w:rsidR="009D2D21" w:rsidRPr="00377820" w:rsidRDefault="009D2D21" w:rsidP="009D2D21">
                        <w:pPr>
                          <w:pStyle w:val="Header"/>
                          <w:rPr>
                            <w:ins w:id="137" w:author="Ajay kumar Chigurla" w:date="2023-09-21T11:55:00Z"/>
                            <w:sz w:val="21"/>
                            <w:szCs w:val="20"/>
                          </w:rPr>
                        </w:pPr>
                        <w:ins w:id="138"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6B176A">
        <w:rPr>
          <w:rFonts w:ascii="Times New Roman" w:hAnsi="Times New Roman" w:cs="Times New Roman"/>
          <w:b/>
          <w:bCs/>
          <w:i w:val="0"/>
          <w:iCs w:val="0"/>
          <w:color w:val="auto"/>
          <w:sz w:val="28"/>
          <w:szCs w:val="28"/>
        </w:rPr>
        <w:t xml:space="preserve">3.6   ACTIVITY DIAGRAM </w:t>
      </w:r>
    </w:p>
    <w:p w14:paraId="3B4581BE" w14:textId="77777777" w:rsidR="006B176A" w:rsidRDefault="006B176A" w:rsidP="006B176A">
      <w:pPr>
        <w:spacing w:line="357" w:lineRule="auto"/>
        <w:ind w:leftChars="300" w:right="14" w:firstLineChars="250" w:firstLine="600"/>
      </w:pPr>
      <w:r>
        <w:t xml:space="preserve">Activity diagrams are graphical representations of workflows of stepwise activities and actions with support for choice, </w:t>
      </w:r>
      <w:proofErr w:type="gramStart"/>
      <w:r>
        <w:t>iteration</w:t>
      </w:r>
      <w:proofErr w:type="gramEnd"/>
      <w:r>
        <w:t xml:space="preserve"> and concurrency. They can also include elements showing the flow of data between activities through one or more </w:t>
      </w:r>
      <w:proofErr w:type="gramStart"/>
      <w:r>
        <w:t>data .</w:t>
      </w:r>
      <w:proofErr w:type="gramEnd"/>
    </w:p>
    <w:p w14:paraId="748F182F" w14:textId="77777777" w:rsidR="006B176A" w:rsidRDefault="006B176A" w:rsidP="006B176A">
      <w:pPr>
        <w:spacing w:line="357" w:lineRule="auto"/>
        <w:ind w:right="14"/>
      </w:pPr>
    </w:p>
    <w:p w14:paraId="309FABD3" w14:textId="043C9CDD" w:rsidR="006B176A" w:rsidRDefault="006B176A" w:rsidP="006B176A">
      <w:pPr>
        <w:spacing w:line="357" w:lineRule="auto"/>
        <w:ind w:right="14"/>
      </w:pPr>
      <w:r>
        <w:rPr>
          <w:noProof/>
          <w14:ligatures w14:val="standardContextual"/>
        </w:rPr>
        <w:drawing>
          <wp:inline distT="0" distB="0" distL="0" distR="0" wp14:anchorId="245A77EB" wp14:editId="3DB73D99">
            <wp:extent cx="4577637" cy="5758665"/>
            <wp:effectExtent l="0" t="0" r="0" b="0"/>
            <wp:docPr id="31" name="Picture 31" descr="Heart Disease Prediction using Machine Learning Techniques | SpringerLink">
              <a:extLst xmlns:a="http://schemas.openxmlformats.org/drawingml/2006/main">
                <a:ext uri="{FF2B5EF4-FFF2-40B4-BE49-F238E27FC236}">
                  <a16:creationId xmlns:a16="http://schemas.microsoft.com/office/drawing/2014/main" id="{1ADB2672-DF8D-9EDA-35B6-5A9CE5E40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Heart Disease Prediction using Machine Learning Techniques | SpringerLink">
                      <a:extLst>
                        <a:ext uri="{FF2B5EF4-FFF2-40B4-BE49-F238E27FC236}">
                          <a16:creationId xmlns:a16="http://schemas.microsoft.com/office/drawing/2014/main" id="{1ADB2672-DF8D-9EDA-35B6-5A9CE5E4054F}"/>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7637" cy="575866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E669958" w14:textId="77777777" w:rsidR="003A5EC4" w:rsidRDefault="003A5EC4" w:rsidP="003A5EC4">
      <w:pPr>
        <w:spacing w:after="12" w:line="249" w:lineRule="auto"/>
        <w:ind w:leftChars="691" w:left="3978" w:right="0" w:hangingChars="889" w:hanging="2320"/>
        <w:rPr>
          <w:sz w:val="26"/>
        </w:rPr>
      </w:pPr>
      <w:r>
        <w:rPr>
          <w:b/>
          <w:bCs/>
          <w:sz w:val="26"/>
        </w:rPr>
        <w:t>Figure 3.6:</w:t>
      </w:r>
      <w:r>
        <w:rPr>
          <w:sz w:val="26"/>
        </w:rPr>
        <w:t xml:space="preserve"> Activity Diagram for Detection of stroke disease using machine learning algorithms</w:t>
      </w:r>
    </w:p>
    <w:p w14:paraId="61158A5A" w14:textId="31C933EC" w:rsidR="003A5EC4" w:rsidRDefault="00C26F60" w:rsidP="003A5EC4">
      <w:pPr>
        <w:spacing w:after="12" w:line="249" w:lineRule="auto"/>
        <w:ind w:leftChars="691" w:left="7995" w:right="0" w:hangingChars="889" w:hanging="6337"/>
        <w:rPr>
          <w:del w:id="139" w:author="Ajay kumar Chigurla" w:date="2023-09-21T11:55:00Z"/>
          <w:sz w:val="21"/>
        </w:rPr>
      </w:pPr>
      <w:r w:rsidRPr="009477AB">
        <w:rPr>
          <w:b/>
          <w:noProof/>
          <w:sz w:val="71"/>
        </w:rPr>
        <mc:AlternateContent>
          <mc:Choice Requires="wps">
            <w:drawing>
              <wp:anchor distT="45720" distB="45720" distL="114300" distR="114300" simplePos="0" relativeHeight="251782144" behindDoc="0" locked="0" layoutInCell="1" allowOverlap="1" wp14:anchorId="573ECBA3" wp14:editId="7E5F4CDE">
                <wp:simplePos x="0" y="0"/>
                <wp:positionH relativeFrom="margin">
                  <wp:posOffset>168910</wp:posOffset>
                </wp:positionH>
                <wp:positionV relativeFrom="paragraph">
                  <wp:posOffset>418646</wp:posOffset>
                </wp:positionV>
                <wp:extent cx="5787390" cy="342900"/>
                <wp:effectExtent l="0" t="0" r="3810" b="0"/>
                <wp:wrapSquare wrapText="bothSides"/>
                <wp:docPr id="1764646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7390" cy="342900"/>
                        </a:xfrm>
                        <a:prstGeom prst="rect">
                          <a:avLst/>
                        </a:prstGeom>
                        <a:solidFill>
                          <a:srgbClr val="FFFFFF"/>
                        </a:solidFill>
                        <a:ln w="9525">
                          <a:noFill/>
                          <a:miter lim="800000"/>
                          <a:headEnd/>
                          <a:tailEnd/>
                        </a:ln>
                      </wps:spPr>
                      <wps:txbx>
                        <w:txbxContent>
                          <w:p w14:paraId="52FE39D8" w14:textId="525F8CE9" w:rsidR="00C26F60" w:rsidRPr="003A5EC4" w:rsidRDefault="00C26F60">
                            <w:pPr>
                              <w:spacing w:line="360" w:lineRule="auto"/>
                              <w:ind w:left="0" w:firstLine="0"/>
                              <w:rPr>
                                <w:bCs/>
                                <w:szCs w:val="24"/>
                              </w:rPr>
                              <w:pPrChange w:id="140" w:author="Ajay kumar Chigurla" w:date="2023-09-21T11:55:00Z">
                                <w:pPr>
                                  <w:spacing w:line="360" w:lineRule="auto"/>
                                  <w:ind w:left="0" w:firstLineChars="100" w:firstLine="240"/>
                                </w:pPr>
                              </w:pPrChange>
                            </w:pPr>
                            <w:r>
                              <w:rPr>
                                <w:bCs/>
                                <w:szCs w:val="24"/>
                              </w:rPr>
                              <w:t xml:space="preserve">CMRTC                                                                                                                                          </w:t>
                            </w:r>
                            <w:del w:id="141" w:author="Ajay kumar Chigurla" w:date="2023-09-21T11:55:00Z">
                              <w:r>
                                <w:rPr>
                                  <w:bCs/>
                                  <w:szCs w:val="24"/>
                                </w:rPr>
                                <w:delText xml:space="preserve">  </w:delText>
                              </w:r>
                            </w:del>
                            <w:r w:rsidR="00863B03">
                              <w:rPr>
                                <w:bCs/>
                                <w:szCs w:val="24"/>
                              </w:rPr>
                              <w:t>12</w:t>
                            </w:r>
                          </w:p>
                          <w:p w14:paraId="7DFDF53F" w14:textId="77777777" w:rsidR="00C26F60" w:rsidRDefault="00C26F60" w:rsidP="00C26F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ECBA3" id="_x0000_s1049" type="#_x0000_t202" style="position:absolute;left:0;text-align:left;margin-left:13.3pt;margin-top:32.95pt;width:455.7pt;height:27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" stroked="f">
                <v:textbox>
                  <w:txbxContent>
                    <w:p w14:paraId="52FE39D8" w14:textId="525F8CE9" w:rsidR="00C26F60" w:rsidRPr="003A5EC4" w:rsidRDefault="00C26F60">
                      <w:pPr>
                        <w:spacing w:line="360" w:lineRule="auto"/>
                        <w:ind w:left="0" w:firstLine="0"/>
                        <w:rPr>
                          <w:bCs/>
                          <w:szCs w:val="24"/>
                        </w:rPr>
                        <w:pPrChange w:id="142" w:author="Ajay kumar Chigurla" w:date="2023-09-21T11:55:00Z">
                          <w:pPr>
                            <w:spacing w:line="360" w:lineRule="auto"/>
                            <w:ind w:left="0" w:firstLineChars="100" w:firstLine="240"/>
                          </w:pPr>
                        </w:pPrChange>
                      </w:pPr>
                      <w:r>
                        <w:rPr>
                          <w:bCs/>
                          <w:szCs w:val="24"/>
                        </w:rPr>
                        <w:t xml:space="preserve">CMRTC                                                                                                                                          </w:t>
                      </w:r>
                      <w:del w:id="143" w:author="Ajay kumar Chigurla" w:date="2023-09-21T11:55:00Z">
                        <w:r>
                          <w:rPr>
                            <w:bCs/>
                            <w:szCs w:val="24"/>
                          </w:rPr>
                          <w:delText xml:space="preserve">  </w:delText>
                        </w:r>
                      </w:del>
                      <w:r w:rsidR="00863B03">
                        <w:rPr>
                          <w:bCs/>
                          <w:szCs w:val="24"/>
                        </w:rPr>
                        <w:t>12</w:t>
                      </w:r>
                    </w:p>
                    <w:p w14:paraId="7DFDF53F" w14:textId="77777777" w:rsidR="00C26F60" w:rsidRDefault="00C26F60" w:rsidP="00C26F60"/>
                  </w:txbxContent>
                </v:textbox>
                <w10:wrap type="square" anchorx="margin"/>
              </v:shape>
            </w:pict>
          </mc:Fallback>
        </mc:AlternateContent>
      </w:r>
    </w:p>
    <w:p w14:paraId="23E0ECA1" w14:textId="1269802E" w:rsidR="003A5EC4" w:rsidRDefault="003A5EC4" w:rsidP="003A5EC4">
      <w:pPr>
        <w:spacing w:after="12" w:line="249" w:lineRule="auto"/>
        <w:ind w:left="3629" w:right="0" w:hanging="2557"/>
        <w:jc w:val="left"/>
        <w:rPr>
          <w:del w:id="144" w:author="Ajay kumar Chigurla" w:date="2023-09-21T11:55:00Z"/>
        </w:rPr>
      </w:pPr>
    </w:p>
    <w:p w14:paraId="13D8D17C" w14:textId="277770D9" w:rsidR="006B176A" w:rsidRPr="003A5EC4" w:rsidRDefault="003A5EC4">
      <w:pPr>
        <w:spacing w:line="360" w:lineRule="auto"/>
        <w:ind w:left="0" w:firstLine="0"/>
        <w:rPr>
          <w:bCs/>
          <w:szCs w:val="24"/>
        </w:rPr>
        <w:pPrChange w:id="145" w:author="Ajay kumar Chigurla" w:date="2023-09-21T11:55:00Z">
          <w:pPr>
            <w:spacing w:line="360" w:lineRule="auto"/>
            <w:ind w:left="0" w:firstLineChars="100" w:firstLine="240"/>
          </w:pPr>
        </w:pPrChange>
      </w:pPr>
      <w:r>
        <w:rPr>
          <w:bCs/>
          <w:szCs w:val="24"/>
        </w:rPr>
        <w:t xml:space="preserve">                                                                                                                                        </w:t>
      </w:r>
      <w:r w:rsidR="00827286">
        <w:rPr>
          <w:bCs/>
          <w:szCs w:val="24"/>
        </w:rPr>
        <w:t xml:space="preserve">  </w:t>
      </w:r>
      <w:del w:id="146" w:author="Ajay kumar Chigurla" w:date="2023-09-21T11:55:00Z">
        <w:r>
          <w:rPr>
            <w:bCs/>
            <w:szCs w:val="24"/>
          </w:rPr>
          <w:delText xml:space="preserve">  </w:delText>
        </w:r>
      </w:del>
    </w:p>
    <w:p w14:paraId="0120B29E" w14:textId="66F07519" w:rsidR="00A9363A" w:rsidRDefault="00A9363A" w:rsidP="00A9363A">
      <w:pPr>
        <w:spacing w:line="360" w:lineRule="auto"/>
        <w:ind w:left="0" w:firstLine="0"/>
        <w:rPr>
          <w:b/>
          <w:sz w:val="22"/>
          <w:szCs w:val="6"/>
        </w:rPr>
      </w:pPr>
    </w:p>
    <w:p w14:paraId="79107044" w14:textId="77777777" w:rsidR="009924B2" w:rsidRDefault="009924B2" w:rsidP="009924B2">
      <w:pPr>
        <w:spacing w:line="360" w:lineRule="auto"/>
        <w:ind w:left="0" w:firstLine="0"/>
        <w:rPr>
          <w:b/>
          <w:sz w:val="71"/>
        </w:rPr>
      </w:pPr>
    </w:p>
    <w:p w14:paraId="06AFDBD0" w14:textId="77777777" w:rsidR="009924B2" w:rsidRDefault="009924B2" w:rsidP="009924B2">
      <w:pPr>
        <w:pStyle w:val="Heading3"/>
        <w:tabs>
          <w:tab w:val="center" w:pos="780"/>
          <w:tab w:val="center" w:pos="2629"/>
        </w:tabs>
        <w:spacing w:after="55"/>
        <w:ind w:left="0" w:firstLine="0"/>
        <w:rPr>
          <w:rFonts w:ascii="Times New Roman" w:hAnsi="Times New Roman" w:cs="Times New Roman"/>
        </w:rPr>
      </w:pPr>
    </w:p>
    <w:p w14:paraId="23907ED3" w14:textId="77777777" w:rsidR="009924B2" w:rsidRDefault="009924B2" w:rsidP="009924B2"/>
    <w:p w14:paraId="795E2A55" w14:textId="4228B9A2" w:rsidR="009924B2" w:rsidRDefault="009924B2" w:rsidP="009924B2"/>
    <w:p w14:paraId="2C8AFC3C" w14:textId="4E9487D1" w:rsidR="009924B2" w:rsidRDefault="009924B2" w:rsidP="009924B2"/>
    <w:p w14:paraId="7F9E229C" w14:textId="5B5C4312" w:rsidR="003A5EC4" w:rsidRDefault="003A5EC4" w:rsidP="003A5EC4">
      <w:pPr>
        <w:spacing w:line="360" w:lineRule="auto"/>
        <w:rPr>
          <w:b/>
          <w:sz w:val="71"/>
        </w:rPr>
      </w:pPr>
    </w:p>
    <w:p w14:paraId="2D697AD0" w14:textId="77777777" w:rsidR="003A5EC4" w:rsidRDefault="003A5EC4" w:rsidP="003A5EC4">
      <w:pPr>
        <w:spacing w:line="360" w:lineRule="auto"/>
        <w:rPr>
          <w:b/>
          <w:sz w:val="71"/>
        </w:rPr>
      </w:pPr>
    </w:p>
    <w:p w14:paraId="730B199D" w14:textId="35F55A74" w:rsidR="003A5EC4" w:rsidRDefault="003A5EC4" w:rsidP="00DB11FD">
      <w:pPr>
        <w:spacing w:line="360" w:lineRule="auto"/>
        <w:ind w:left="0" w:firstLine="0"/>
        <w:jc w:val="center"/>
        <w:rPr>
          <w:b/>
          <w:sz w:val="71"/>
        </w:rPr>
      </w:pPr>
      <w:r>
        <w:rPr>
          <w:b/>
          <w:sz w:val="71"/>
        </w:rPr>
        <w:t>4.IMPLEMENTATION</w:t>
      </w:r>
    </w:p>
    <w:p w14:paraId="6AFB5F4A" w14:textId="77777777" w:rsidR="009924B2" w:rsidRDefault="009924B2" w:rsidP="009924B2">
      <w:pPr>
        <w:ind w:left="0" w:firstLine="0"/>
      </w:pPr>
    </w:p>
    <w:p w14:paraId="31C94D4B" w14:textId="77777777" w:rsidR="009924B2" w:rsidRDefault="009924B2" w:rsidP="009924B2">
      <w:pPr>
        <w:tabs>
          <w:tab w:val="left" w:pos="5773"/>
        </w:tabs>
        <w:spacing w:line="360" w:lineRule="auto"/>
        <w:ind w:firstLine="2160"/>
        <w:rPr>
          <w:szCs w:val="24"/>
        </w:rPr>
      </w:pPr>
    </w:p>
    <w:p w14:paraId="6E3E10D5" w14:textId="77777777" w:rsidR="003A5EC4" w:rsidRDefault="003A5EC4" w:rsidP="009924B2">
      <w:pPr>
        <w:tabs>
          <w:tab w:val="left" w:pos="5773"/>
        </w:tabs>
        <w:spacing w:line="360" w:lineRule="auto"/>
        <w:ind w:firstLine="2160"/>
        <w:rPr>
          <w:szCs w:val="24"/>
        </w:rPr>
      </w:pPr>
    </w:p>
    <w:p w14:paraId="753A5C60" w14:textId="77777777" w:rsidR="003A5EC4" w:rsidRDefault="003A5EC4" w:rsidP="009924B2">
      <w:pPr>
        <w:tabs>
          <w:tab w:val="left" w:pos="5773"/>
        </w:tabs>
        <w:spacing w:line="360" w:lineRule="auto"/>
        <w:ind w:firstLine="2160"/>
        <w:rPr>
          <w:szCs w:val="24"/>
        </w:rPr>
      </w:pPr>
    </w:p>
    <w:p w14:paraId="46008BA4" w14:textId="77777777" w:rsidR="003A5EC4" w:rsidRDefault="003A5EC4" w:rsidP="009924B2">
      <w:pPr>
        <w:tabs>
          <w:tab w:val="left" w:pos="5773"/>
        </w:tabs>
        <w:spacing w:line="360" w:lineRule="auto"/>
        <w:ind w:firstLine="2160"/>
        <w:rPr>
          <w:szCs w:val="24"/>
        </w:rPr>
      </w:pPr>
    </w:p>
    <w:p w14:paraId="17BEB8BF" w14:textId="77777777" w:rsidR="003A5EC4" w:rsidRDefault="003A5EC4" w:rsidP="009924B2">
      <w:pPr>
        <w:tabs>
          <w:tab w:val="left" w:pos="5773"/>
        </w:tabs>
        <w:spacing w:line="360" w:lineRule="auto"/>
        <w:ind w:firstLine="2160"/>
        <w:rPr>
          <w:szCs w:val="24"/>
        </w:rPr>
      </w:pPr>
    </w:p>
    <w:p w14:paraId="54E21E3E" w14:textId="77777777" w:rsidR="003A5EC4" w:rsidRDefault="003A5EC4" w:rsidP="009924B2">
      <w:pPr>
        <w:tabs>
          <w:tab w:val="left" w:pos="5773"/>
        </w:tabs>
        <w:spacing w:line="360" w:lineRule="auto"/>
        <w:ind w:firstLine="2160"/>
        <w:rPr>
          <w:szCs w:val="24"/>
        </w:rPr>
      </w:pPr>
    </w:p>
    <w:p w14:paraId="3449F6A8" w14:textId="77777777" w:rsidR="003A5EC4" w:rsidRDefault="003A5EC4" w:rsidP="009924B2">
      <w:pPr>
        <w:tabs>
          <w:tab w:val="left" w:pos="5773"/>
        </w:tabs>
        <w:spacing w:line="360" w:lineRule="auto"/>
        <w:ind w:firstLine="2160"/>
        <w:rPr>
          <w:szCs w:val="24"/>
        </w:rPr>
      </w:pPr>
    </w:p>
    <w:p w14:paraId="4BDB327E" w14:textId="77777777" w:rsidR="003A5EC4" w:rsidRDefault="003A5EC4" w:rsidP="009924B2">
      <w:pPr>
        <w:tabs>
          <w:tab w:val="left" w:pos="5773"/>
        </w:tabs>
        <w:spacing w:line="360" w:lineRule="auto"/>
        <w:ind w:firstLine="2160"/>
        <w:rPr>
          <w:szCs w:val="24"/>
        </w:rPr>
      </w:pPr>
    </w:p>
    <w:p w14:paraId="5E37B546" w14:textId="77777777" w:rsidR="003A5EC4" w:rsidRDefault="003A5EC4" w:rsidP="009924B2">
      <w:pPr>
        <w:tabs>
          <w:tab w:val="left" w:pos="5773"/>
        </w:tabs>
        <w:spacing w:line="360" w:lineRule="auto"/>
        <w:ind w:firstLine="2160"/>
        <w:rPr>
          <w:szCs w:val="24"/>
        </w:rPr>
      </w:pPr>
    </w:p>
    <w:p w14:paraId="0EF0DFB5" w14:textId="549786B4" w:rsidR="003A5EC4" w:rsidRDefault="003A5EC4" w:rsidP="009924B2">
      <w:pPr>
        <w:tabs>
          <w:tab w:val="left" w:pos="5773"/>
        </w:tabs>
        <w:spacing w:line="360" w:lineRule="auto"/>
        <w:ind w:firstLine="2160"/>
        <w:rPr>
          <w:szCs w:val="24"/>
        </w:rPr>
      </w:pPr>
    </w:p>
    <w:p w14:paraId="535F1E92" w14:textId="77777777" w:rsidR="003A5EC4" w:rsidRDefault="003A5EC4" w:rsidP="009924B2">
      <w:pPr>
        <w:tabs>
          <w:tab w:val="left" w:pos="5773"/>
        </w:tabs>
        <w:spacing w:line="360" w:lineRule="auto"/>
        <w:ind w:firstLine="2160"/>
        <w:rPr>
          <w:szCs w:val="24"/>
        </w:rPr>
      </w:pPr>
    </w:p>
    <w:p w14:paraId="2EA73023" w14:textId="77777777" w:rsidR="003A5EC4" w:rsidRDefault="003A5EC4" w:rsidP="009924B2">
      <w:pPr>
        <w:tabs>
          <w:tab w:val="left" w:pos="5773"/>
        </w:tabs>
        <w:spacing w:line="360" w:lineRule="auto"/>
        <w:ind w:firstLine="2160"/>
        <w:rPr>
          <w:szCs w:val="24"/>
        </w:rPr>
      </w:pPr>
    </w:p>
    <w:p w14:paraId="7D86F473" w14:textId="77777777" w:rsidR="003A5EC4" w:rsidRDefault="003A5EC4" w:rsidP="009924B2">
      <w:pPr>
        <w:tabs>
          <w:tab w:val="left" w:pos="5773"/>
        </w:tabs>
        <w:spacing w:line="360" w:lineRule="auto"/>
        <w:ind w:firstLine="2160"/>
        <w:rPr>
          <w:szCs w:val="24"/>
        </w:rPr>
      </w:pPr>
    </w:p>
    <w:p w14:paraId="300386C1" w14:textId="77777777" w:rsidR="003A5EC4" w:rsidRDefault="003A5EC4" w:rsidP="009924B2">
      <w:pPr>
        <w:tabs>
          <w:tab w:val="left" w:pos="5773"/>
        </w:tabs>
        <w:spacing w:line="360" w:lineRule="auto"/>
        <w:ind w:firstLine="2160"/>
        <w:rPr>
          <w:szCs w:val="24"/>
        </w:rPr>
      </w:pPr>
    </w:p>
    <w:p w14:paraId="7356C8EC" w14:textId="77777777" w:rsidR="003A5EC4" w:rsidRDefault="003A5EC4" w:rsidP="009924B2">
      <w:pPr>
        <w:tabs>
          <w:tab w:val="left" w:pos="5773"/>
        </w:tabs>
        <w:spacing w:line="360" w:lineRule="auto"/>
        <w:ind w:firstLine="2160"/>
        <w:rPr>
          <w:szCs w:val="24"/>
        </w:rPr>
      </w:pPr>
    </w:p>
    <w:p w14:paraId="00700FFA" w14:textId="77777777" w:rsidR="003A5EC4" w:rsidRDefault="003A5EC4" w:rsidP="009924B2">
      <w:pPr>
        <w:tabs>
          <w:tab w:val="left" w:pos="5773"/>
        </w:tabs>
        <w:spacing w:line="360" w:lineRule="auto"/>
        <w:ind w:firstLine="2160"/>
        <w:rPr>
          <w:szCs w:val="24"/>
        </w:rPr>
      </w:pPr>
    </w:p>
    <w:p w14:paraId="34AA469E" w14:textId="0E633148" w:rsidR="003A5EC4" w:rsidRDefault="009D2D21" w:rsidP="009924B2">
      <w:pPr>
        <w:tabs>
          <w:tab w:val="left" w:pos="5773"/>
        </w:tabs>
        <w:spacing w:line="360" w:lineRule="auto"/>
        <w:ind w:firstLine="2160"/>
        <w:rPr>
          <w:szCs w:val="24"/>
        </w:rPr>
      </w:pPr>
      <w:ins w:id="147" w:author="Ajay kumar Chigurla" w:date="2023-09-21T11:55:00Z">
        <w:r w:rsidRPr="00377820">
          <w:rPr>
            <w:noProof/>
            <w:sz w:val="32"/>
          </w:rPr>
          <w:lastRenderedPageBreak/>
          <mc:AlternateContent>
            <mc:Choice Requires="wps">
              <w:drawing>
                <wp:anchor distT="45720" distB="45720" distL="114300" distR="114300" simplePos="0" relativeHeight="251683840" behindDoc="0" locked="0" layoutInCell="1" allowOverlap="1" wp14:anchorId="2A12E096" wp14:editId="080DFCE4">
                  <wp:simplePos x="0" y="0"/>
                  <wp:positionH relativeFrom="margin">
                    <wp:align>right</wp:align>
                  </wp:positionH>
                  <wp:positionV relativeFrom="page">
                    <wp:posOffset>322580</wp:posOffset>
                  </wp:positionV>
                  <wp:extent cx="5436870" cy="253365"/>
                  <wp:effectExtent l="0" t="0" r="0" b="0"/>
                  <wp:wrapSquare wrapText="bothSides"/>
                  <wp:docPr id="1405254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4EDA9A1B" w14:textId="77777777" w:rsidR="009D2D21" w:rsidRPr="00377820" w:rsidRDefault="009D2D21" w:rsidP="009D2D21">
                              <w:pPr>
                                <w:pStyle w:val="Header"/>
                                <w:rPr>
                                  <w:ins w:id="148" w:author="Ajay kumar Chigurla" w:date="2023-09-21T11:55:00Z"/>
                                  <w:sz w:val="21"/>
                                  <w:szCs w:val="20"/>
                                </w:rPr>
                              </w:pPr>
                              <w:ins w:id="149"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2E096" id="_x0000_s1050" type="#_x0000_t202" style="position:absolute;left:0;text-align:left;margin-left:376.9pt;margin-top:25.4pt;width:428.1pt;height:19.95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" stroked="f">
                  <v:textbox style="mso-fit-shape-to-text:t">
                    <w:txbxContent>
                      <w:p w14:paraId="4EDA9A1B" w14:textId="77777777" w:rsidR="009D2D21" w:rsidRPr="00377820" w:rsidRDefault="009D2D21" w:rsidP="009D2D21">
                        <w:pPr>
                          <w:pStyle w:val="Header"/>
                          <w:rPr>
                            <w:ins w:id="150" w:author="Ajay kumar Chigurla" w:date="2023-09-21T11:55:00Z"/>
                            <w:sz w:val="21"/>
                            <w:szCs w:val="20"/>
                          </w:rPr>
                        </w:pPr>
                        <w:ins w:id="151"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
    <w:p w14:paraId="630E30D8" w14:textId="7B2D3C58" w:rsidR="003A5EC4" w:rsidRDefault="003A5EC4" w:rsidP="00C26F60">
      <w:pPr>
        <w:pStyle w:val="Heading4"/>
        <w:ind w:left="8" w:hangingChars="3" w:hanging="8"/>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4.1 SAMPLE CODE </w:t>
      </w:r>
    </w:p>
    <w:p w14:paraId="50667822" w14:textId="22D433A4" w:rsidR="003A5EC4" w:rsidRDefault="003A5EC4" w:rsidP="003A5EC4"/>
    <w:p w14:paraId="471E088F" w14:textId="25DE676F" w:rsidR="003A5EC4" w:rsidRPr="003A5EC4" w:rsidRDefault="003A5EC4" w:rsidP="003A5EC4">
      <w:pPr>
        <w:tabs>
          <w:tab w:val="left" w:pos="5773"/>
        </w:tabs>
        <w:spacing w:line="360" w:lineRule="auto"/>
        <w:rPr>
          <w:szCs w:val="24"/>
          <w:lang w:val="en-IN"/>
        </w:rPr>
      </w:pPr>
      <w:r w:rsidRPr="003A5EC4">
        <w:rPr>
          <w:szCs w:val="24"/>
          <w:lang w:val="en-IN"/>
        </w:rPr>
        <w:t xml:space="preserve">from </w:t>
      </w:r>
      <w:proofErr w:type="spellStart"/>
      <w:r w:rsidRPr="003A5EC4">
        <w:rPr>
          <w:szCs w:val="24"/>
          <w:lang w:val="en-IN"/>
        </w:rPr>
        <w:t>tkinter</w:t>
      </w:r>
      <w:proofErr w:type="spellEnd"/>
      <w:r w:rsidRPr="003A5EC4">
        <w:rPr>
          <w:szCs w:val="24"/>
          <w:lang w:val="en-IN"/>
        </w:rPr>
        <w:t xml:space="preserve"> import *</w:t>
      </w:r>
    </w:p>
    <w:p w14:paraId="663B2632" w14:textId="5A068D25" w:rsidR="003A5EC4" w:rsidRPr="003A5EC4" w:rsidRDefault="003A5EC4" w:rsidP="003A5EC4">
      <w:pPr>
        <w:tabs>
          <w:tab w:val="left" w:pos="5773"/>
        </w:tabs>
        <w:spacing w:line="360" w:lineRule="auto"/>
        <w:rPr>
          <w:szCs w:val="24"/>
          <w:lang w:val="en-IN"/>
        </w:rPr>
      </w:pPr>
      <w:r w:rsidRPr="003A5EC4">
        <w:rPr>
          <w:szCs w:val="24"/>
          <w:lang w:val="en-IN"/>
        </w:rPr>
        <w:t xml:space="preserve">import </w:t>
      </w:r>
      <w:proofErr w:type="spellStart"/>
      <w:r w:rsidRPr="003A5EC4">
        <w:rPr>
          <w:szCs w:val="24"/>
          <w:lang w:val="en-IN"/>
        </w:rPr>
        <w:t>tkinter</w:t>
      </w:r>
      <w:proofErr w:type="spellEnd"/>
    </w:p>
    <w:p w14:paraId="06353A9D" w14:textId="27BBC83F" w:rsidR="003A5EC4" w:rsidRPr="003A5EC4" w:rsidRDefault="003A5EC4" w:rsidP="003A5EC4">
      <w:pPr>
        <w:tabs>
          <w:tab w:val="left" w:pos="5773"/>
        </w:tabs>
        <w:spacing w:line="360" w:lineRule="auto"/>
        <w:rPr>
          <w:szCs w:val="24"/>
          <w:lang w:val="en-IN"/>
        </w:rPr>
      </w:pPr>
      <w:r w:rsidRPr="003A5EC4">
        <w:rPr>
          <w:szCs w:val="24"/>
          <w:lang w:val="en-IN"/>
        </w:rPr>
        <w:t xml:space="preserve">from </w:t>
      </w:r>
      <w:proofErr w:type="spellStart"/>
      <w:r w:rsidRPr="003A5EC4">
        <w:rPr>
          <w:szCs w:val="24"/>
          <w:lang w:val="en-IN"/>
        </w:rPr>
        <w:t>tkinter</w:t>
      </w:r>
      <w:proofErr w:type="spellEnd"/>
      <w:r w:rsidRPr="003A5EC4">
        <w:rPr>
          <w:szCs w:val="24"/>
          <w:lang w:val="en-IN"/>
        </w:rPr>
        <w:t xml:space="preserve"> import </w:t>
      </w:r>
      <w:proofErr w:type="spellStart"/>
      <w:r w:rsidRPr="003A5EC4">
        <w:rPr>
          <w:szCs w:val="24"/>
          <w:lang w:val="en-IN"/>
        </w:rPr>
        <w:t>filedialog</w:t>
      </w:r>
      <w:proofErr w:type="spellEnd"/>
    </w:p>
    <w:p w14:paraId="43164278" w14:textId="1AA7FABE" w:rsidR="003A5EC4" w:rsidRPr="003A5EC4" w:rsidRDefault="003A5EC4" w:rsidP="003A5EC4">
      <w:pPr>
        <w:tabs>
          <w:tab w:val="left" w:pos="5773"/>
        </w:tabs>
        <w:spacing w:line="360" w:lineRule="auto"/>
        <w:rPr>
          <w:szCs w:val="24"/>
          <w:lang w:val="en-IN"/>
        </w:rPr>
      </w:pPr>
      <w:r w:rsidRPr="003A5EC4">
        <w:rPr>
          <w:szCs w:val="24"/>
          <w:lang w:val="en-IN"/>
        </w:rPr>
        <w:t xml:space="preserve">import </w:t>
      </w:r>
      <w:proofErr w:type="spellStart"/>
      <w:r w:rsidRPr="003A5EC4">
        <w:rPr>
          <w:szCs w:val="24"/>
          <w:lang w:val="en-IN"/>
        </w:rPr>
        <w:t>numpy</w:t>
      </w:r>
      <w:proofErr w:type="spellEnd"/>
      <w:r w:rsidRPr="003A5EC4">
        <w:rPr>
          <w:szCs w:val="24"/>
          <w:lang w:val="en-IN"/>
        </w:rPr>
        <w:t xml:space="preserve"> as np</w:t>
      </w:r>
    </w:p>
    <w:p w14:paraId="4800E097" w14:textId="6D7AE1F3" w:rsidR="003A5EC4" w:rsidRPr="003A5EC4" w:rsidRDefault="003A5EC4" w:rsidP="003A5EC4">
      <w:pPr>
        <w:tabs>
          <w:tab w:val="left" w:pos="5773"/>
        </w:tabs>
        <w:spacing w:line="360" w:lineRule="auto"/>
        <w:rPr>
          <w:szCs w:val="24"/>
          <w:lang w:val="en-IN"/>
        </w:rPr>
      </w:pPr>
      <w:r w:rsidRPr="003A5EC4">
        <w:rPr>
          <w:szCs w:val="24"/>
          <w:lang w:val="en-IN"/>
        </w:rPr>
        <w:t xml:space="preserve">from </w:t>
      </w:r>
      <w:proofErr w:type="spellStart"/>
      <w:proofErr w:type="gramStart"/>
      <w:r w:rsidRPr="003A5EC4">
        <w:rPr>
          <w:szCs w:val="24"/>
          <w:lang w:val="en-IN"/>
        </w:rPr>
        <w:t>tkinter.filedialog</w:t>
      </w:r>
      <w:proofErr w:type="spellEnd"/>
      <w:proofErr w:type="gramEnd"/>
      <w:r w:rsidRPr="003A5EC4">
        <w:rPr>
          <w:szCs w:val="24"/>
          <w:lang w:val="en-IN"/>
        </w:rPr>
        <w:t xml:space="preserve"> import </w:t>
      </w:r>
      <w:proofErr w:type="spellStart"/>
      <w:r w:rsidRPr="003A5EC4">
        <w:rPr>
          <w:szCs w:val="24"/>
          <w:lang w:val="en-IN"/>
        </w:rPr>
        <w:t>askopenfilename</w:t>
      </w:r>
      <w:proofErr w:type="spellEnd"/>
    </w:p>
    <w:p w14:paraId="64B4E961" w14:textId="347A9064" w:rsidR="003A5EC4" w:rsidRPr="003A5EC4" w:rsidRDefault="003A5EC4" w:rsidP="003A5EC4">
      <w:pPr>
        <w:tabs>
          <w:tab w:val="left" w:pos="5773"/>
        </w:tabs>
        <w:spacing w:line="360" w:lineRule="auto"/>
        <w:rPr>
          <w:szCs w:val="24"/>
          <w:lang w:val="en-IN"/>
        </w:rPr>
      </w:pPr>
      <w:r w:rsidRPr="003A5EC4">
        <w:rPr>
          <w:szCs w:val="24"/>
          <w:lang w:val="en-IN"/>
        </w:rPr>
        <w:t xml:space="preserve">from </w:t>
      </w:r>
      <w:proofErr w:type="spellStart"/>
      <w:r w:rsidRPr="003A5EC4">
        <w:rPr>
          <w:szCs w:val="24"/>
          <w:lang w:val="en-IN"/>
        </w:rPr>
        <w:t>tkinter</w:t>
      </w:r>
      <w:proofErr w:type="spellEnd"/>
      <w:r w:rsidRPr="003A5EC4">
        <w:rPr>
          <w:szCs w:val="24"/>
          <w:lang w:val="en-IN"/>
        </w:rPr>
        <w:t xml:space="preserve"> import </w:t>
      </w:r>
      <w:proofErr w:type="spellStart"/>
      <w:r w:rsidRPr="003A5EC4">
        <w:rPr>
          <w:szCs w:val="24"/>
          <w:lang w:val="en-IN"/>
        </w:rPr>
        <w:t>simpledialog</w:t>
      </w:r>
      <w:proofErr w:type="spellEnd"/>
    </w:p>
    <w:p w14:paraId="0B6A16FE" w14:textId="70E2F7B2" w:rsidR="003A5EC4" w:rsidRPr="003A5EC4" w:rsidRDefault="003A5EC4" w:rsidP="003A5EC4">
      <w:pPr>
        <w:tabs>
          <w:tab w:val="left" w:pos="5773"/>
        </w:tabs>
        <w:spacing w:line="360" w:lineRule="auto"/>
        <w:rPr>
          <w:szCs w:val="24"/>
          <w:lang w:val="en-IN"/>
        </w:rPr>
      </w:pPr>
      <w:r w:rsidRPr="003A5EC4">
        <w:rPr>
          <w:szCs w:val="24"/>
          <w:lang w:val="en-IN"/>
        </w:rPr>
        <w:t xml:space="preserve">import </w:t>
      </w:r>
      <w:proofErr w:type="spellStart"/>
      <w:proofErr w:type="gramStart"/>
      <w:r w:rsidRPr="003A5EC4">
        <w:rPr>
          <w:szCs w:val="24"/>
          <w:lang w:val="en-IN"/>
        </w:rPr>
        <w:t>matplotlib.pyplot</w:t>
      </w:r>
      <w:proofErr w:type="spellEnd"/>
      <w:proofErr w:type="gramEnd"/>
      <w:r w:rsidRPr="003A5EC4">
        <w:rPr>
          <w:szCs w:val="24"/>
          <w:lang w:val="en-IN"/>
        </w:rPr>
        <w:t xml:space="preserve"> as </w:t>
      </w:r>
      <w:proofErr w:type="spellStart"/>
      <w:r w:rsidRPr="003A5EC4">
        <w:rPr>
          <w:szCs w:val="24"/>
          <w:lang w:val="en-IN"/>
        </w:rPr>
        <w:t>plt</w:t>
      </w:r>
      <w:proofErr w:type="spellEnd"/>
    </w:p>
    <w:p w14:paraId="0000BF35" w14:textId="516914EC" w:rsidR="003A5EC4" w:rsidRPr="003A5EC4" w:rsidRDefault="003A5EC4" w:rsidP="003A5EC4">
      <w:pPr>
        <w:tabs>
          <w:tab w:val="left" w:pos="5773"/>
        </w:tabs>
        <w:spacing w:line="360" w:lineRule="auto"/>
        <w:rPr>
          <w:szCs w:val="24"/>
          <w:lang w:val="en-IN"/>
        </w:rPr>
      </w:pPr>
      <w:r w:rsidRPr="003A5EC4">
        <w:rPr>
          <w:szCs w:val="24"/>
          <w:lang w:val="en-IN"/>
        </w:rPr>
        <w:t xml:space="preserve">import </w:t>
      </w:r>
      <w:proofErr w:type="spellStart"/>
      <w:r w:rsidRPr="003A5EC4">
        <w:rPr>
          <w:szCs w:val="24"/>
          <w:lang w:val="en-IN"/>
        </w:rPr>
        <w:t>os</w:t>
      </w:r>
      <w:proofErr w:type="spellEnd"/>
    </w:p>
    <w:p w14:paraId="37B3F8D2" w14:textId="38B73FA2" w:rsidR="003A5EC4" w:rsidRPr="003A5EC4" w:rsidRDefault="003A5EC4" w:rsidP="003A5EC4">
      <w:pPr>
        <w:tabs>
          <w:tab w:val="left" w:pos="5773"/>
        </w:tabs>
        <w:spacing w:line="360" w:lineRule="auto"/>
        <w:rPr>
          <w:szCs w:val="24"/>
          <w:lang w:val="en-IN"/>
        </w:rPr>
      </w:pPr>
      <w:r w:rsidRPr="003A5EC4">
        <w:rPr>
          <w:szCs w:val="24"/>
          <w:lang w:val="en-IN"/>
        </w:rPr>
        <w:t xml:space="preserve">import </w:t>
      </w:r>
      <w:proofErr w:type="spellStart"/>
      <w:r w:rsidRPr="003A5EC4">
        <w:rPr>
          <w:szCs w:val="24"/>
          <w:lang w:val="en-IN"/>
        </w:rPr>
        <w:t>numpy</w:t>
      </w:r>
      <w:proofErr w:type="spellEnd"/>
      <w:r w:rsidRPr="003A5EC4">
        <w:rPr>
          <w:szCs w:val="24"/>
          <w:lang w:val="en-IN"/>
        </w:rPr>
        <w:t xml:space="preserve"> as np</w:t>
      </w:r>
    </w:p>
    <w:p w14:paraId="0E5D5C59" w14:textId="038033FF" w:rsidR="003A5EC4" w:rsidRPr="003A5EC4" w:rsidRDefault="003A5EC4" w:rsidP="003A5EC4">
      <w:pPr>
        <w:tabs>
          <w:tab w:val="left" w:pos="5773"/>
        </w:tabs>
        <w:spacing w:line="360" w:lineRule="auto"/>
        <w:rPr>
          <w:szCs w:val="24"/>
          <w:lang w:val="en-IN"/>
        </w:rPr>
      </w:pPr>
      <w:r w:rsidRPr="003A5EC4">
        <w:rPr>
          <w:szCs w:val="24"/>
          <w:lang w:val="en-IN"/>
        </w:rPr>
        <w:t>import pandas as pd</w:t>
      </w:r>
    </w:p>
    <w:p w14:paraId="2EAC6B3F" w14:textId="2C848DF1" w:rsidR="003A5EC4" w:rsidRPr="003A5EC4" w:rsidRDefault="003A5EC4" w:rsidP="003A5EC4">
      <w:pPr>
        <w:tabs>
          <w:tab w:val="left" w:pos="5773"/>
        </w:tabs>
        <w:spacing w:line="360" w:lineRule="auto"/>
        <w:rPr>
          <w:szCs w:val="24"/>
          <w:lang w:val="en-IN"/>
        </w:rPr>
      </w:pPr>
      <w:r w:rsidRPr="003A5EC4">
        <w:rPr>
          <w:szCs w:val="24"/>
          <w:lang w:val="en-IN"/>
        </w:rPr>
        <w:t xml:space="preserve">from </w:t>
      </w:r>
      <w:proofErr w:type="spellStart"/>
      <w:proofErr w:type="gramStart"/>
      <w:r w:rsidRPr="003A5EC4">
        <w:rPr>
          <w:szCs w:val="24"/>
          <w:lang w:val="en-IN"/>
        </w:rPr>
        <w:t>sklearn.preprocessing</w:t>
      </w:r>
      <w:proofErr w:type="spellEnd"/>
      <w:proofErr w:type="gramEnd"/>
      <w:r w:rsidRPr="003A5EC4">
        <w:rPr>
          <w:szCs w:val="24"/>
          <w:lang w:val="en-IN"/>
        </w:rPr>
        <w:t xml:space="preserve"> import </w:t>
      </w:r>
      <w:proofErr w:type="spellStart"/>
      <w:r w:rsidRPr="003A5EC4">
        <w:rPr>
          <w:szCs w:val="24"/>
          <w:lang w:val="en-IN"/>
        </w:rPr>
        <w:t>LabelEncoder</w:t>
      </w:r>
      <w:proofErr w:type="spellEnd"/>
    </w:p>
    <w:p w14:paraId="279B0A1C" w14:textId="37BA58D2" w:rsidR="003A5EC4" w:rsidRPr="003A5EC4" w:rsidRDefault="003A5EC4" w:rsidP="003A5EC4">
      <w:pPr>
        <w:tabs>
          <w:tab w:val="left" w:pos="5773"/>
        </w:tabs>
        <w:spacing w:line="360" w:lineRule="auto"/>
        <w:rPr>
          <w:szCs w:val="24"/>
          <w:lang w:val="en-IN"/>
        </w:rPr>
      </w:pPr>
      <w:r w:rsidRPr="003A5EC4">
        <w:rPr>
          <w:szCs w:val="24"/>
          <w:lang w:val="en-IN"/>
        </w:rPr>
        <w:t xml:space="preserve">from </w:t>
      </w:r>
      <w:proofErr w:type="spellStart"/>
      <w:proofErr w:type="gramStart"/>
      <w:r w:rsidRPr="003A5EC4">
        <w:rPr>
          <w:szCs w:val="24"/>
          <w:lang w:val="en-IN"/>
        </w:rPr>
        <w:t>sklearn.model</w:t>
      </w:r>
      <w:proofErr w:type="gramEnd"/>
      <w:r w:rsidRPr="003A5EC4">
        <w:rPr>
          <w:szCs w:val="24"/>
          <w:lang w:val="en-IN"/>
        </w:rPr>
        <w:t>_selection</w:t>
      </w:r>
      <w:proofErr w:type="spellEnd"/>
      <w:r w:rsidRPr="003A5EC4">
        <w:rPr>
          <w:szCs w:val="24"/>
          <w:lang w:val="en-IN"/>
        </w:rPr>
        <w:t xml:space="preserve"> import </w:t>
      </w:r>
      <w:proofErr w:type="spellStart"/>
      <w:r w:rsidRPr="003A5EC4">
        <w:rPr>
          <w:szCs w:val="24"/>
          <w:lang w:val="en-IN"/>
        </w:rPr>
        <w:t>train_test_split</w:t>
      </w:r>
      <w:proofErr w:type="spellEnd"/>
    </w:p>
    <w:p w14:paraId="01DF8CD2" w14:textId="369F2BA7" w:rsidR="003A5EC4" w:rsidRPr="003A5EC4" w:rsidRDefault="003A5EC4" w:rsidP="003A5EC4">
      <w:pPr>
        <w:tabs>
          <w:tab w:val="left" w:pos="5773"/>
        </w:tabs>
        <w:spacing w:line="360" w:lineRule="auto"/>
        <w:rPr>
          <w:szCs w:val="24"/>
          <w:lang w:val="en-IN"/>
        </w:rPr>
      </w:pPr>
      <w:r w:rsidRPr="003A5EC4">
        <w:rPr>
          <w:szCs w:val="24"/>
          <w:lang w:val="en-IN"/>
        </w:rPr>
        <w:t xml:space="preserve">from </w:t>
      </w:r>
      <w:proofErr w:type="spellStart"/>
      <w:proofErr w:type="gramStart"/>
      <w:r w:rsidRPr="003A5EC4">
        <w:rPr>
          <w:szCs w:val="24"/>
          <w:lang w:val="en-IN"/>
        </w:rPr>
        <w:t>sklearn.ensemble</w:t>
      </w:r>
      <w:proofErr w:type="spellEnd"/>
      <w:proofErr w:type="gramEnd"/>
      <w:r w:rsidRPr="003A5EC4">
        <w:rPr>
          <w:szCs w:val="24"/>
          <w:lang w:val="en-IN"/>
        </w:rPr>
        <w:t xml:space="preserve"> import </w:t>
      </w:r>
      <w:proofErr w:type="spellStart"/>
      <w:r w:rsidRPr="003A5EC4">
        <w:rPr>
          <w:szCs w:val="24"/>
          <w:lang w:val="en-IN"/>
        </w:rPr>
        <w:t>RandomForestClassifier</w:t>
      </w:r>
      <w:proofErr w:type="spellEnd"/>
    </w:p>
    <w:p w14:paraId="782A140D" w14:textId="73485CEB" w:rsidR="003A5EC4" w:rsidRPr="003A5EC4" w:rsidRDefault="003A5EC4" w:rsidP="003A5EC4">
      <w:pPr>
        <w:tabs>
          <w:tab w:val="left" w:pos="5773"/>
        </w:tabs>
        <w:spacing w:line="360" w:lineRule="auto"/>
        <w:rPr>
          <w:szCs w:val="24"/>
          <w:lang w:val="en-IN"/>
        </w:rPr>
      </w:pPr>
      <w:r w:rsidRPr="003A5EC4">
        <w:rPr>
          <w:szCs w:val="24"/>
          <w:lang w:val="en-IN"/>
        </w:rPr>
        <w:t xml:space="preserve">from </w:t>
      </w:r>
      <w:proofErr w:type="spellStart"/>
      <w:proofErr w:type="gramStart"/>
      <w:r w:rsidRPr="003A5EC4">
        <w:rPr>
          <w:szCs w:val="24"/>
          <w:lang w:val="en-IN"/>
        </w:rPr>
        <w:t>sklearn.metrics</w:t>
      </w:r>
      <w:proofErr w:type="spellEnd"/>
      <w:proofErr w:type="gramEnd"/>
      <w:r w:rsidRPr="003A5EC4">
        <w:rPr>
          <w:szCs w:val="24"/>
          <w:lang w:val="en-IN"/>
        </w:rPr>
        <w:t xml:space="preserve"> import </w:t>
      </w:r>
      <w:proofErr w:type="spellStart"/>
      <w:r w:rsidRPr="003A5EC4">
        <w:rPr>
          <w:szCs w:val="24"/>
          <w:lang w:val="en-IN"/>
        </w:rPr>
        <w:t>accuracy_score</w:t>
      </w:r>
      <w:proofErr w:type="spellEnd"/>
    </w:p>
    <w:p w14:paraId="015026AC" w14:textId="5D529A3D" w:rsidR="003A5EC4" w:rsidRPr="003A5EC4" w:rsidRDefault="003A5EC4" w:rsidP="003A5EC4">
      <w:pPr>
        <w:tabs>
          <w:tab w:val="left" w:pos="5773"/>
        </w:tabs>
        <w:spacing w:line="360" w:lineRule="auto"/>
        <w:rPr>
          <w:szCs w:val="24"/>
          <w:lang w:val="en-IN"/>
        </w:rPr>
      </w:pPr>
      <w:r w:rsidRPr="003A5EC4">
        <w:rPr>
          <w:szCs w:val="24"/>
          <w:lang w:val="en-IN"/>
        </w:rPr>
        <w:t xml:space="preserve">from </w:t>
      </w:r>
      <w:proofErr w:type="spellStart"/>
      <w:proofErr w:type="gramStart"/>
      <w:r w:rsidRPr="003A5EC4">
        <w:rPr>
          <w:szCs w:val="24"/>
          <w:lang w:val="en-IN"/>
        </w:rPr>
        <w:t>sklearn.metrics</w:t>
      </w:r>
      <w:proofErr w:type="spellEnd"/>
      <w:proofErr w:type="gramEnd"/>
      <w:r w:rsidRPr="003A5EC4">
        <w:rPr>
          <w:szCs w:val="24"/>
          <w:lang w:val="en-IN"/>
        </w:rPr>
        <w:t xml:space="preserve"> import </w:t>
      </w:r>
      <w:proofErr w:type="spellStart"/>
      <w:r w:rsidRPr="003A5EC4">
        <w:rPr>
          <w:szCs w:val="24"/>
          <w:lang w:val="en-IN"/>
        </w:rPr>
        <w:t>precision_score</w:t>
      </w:r>
      <w:proofErr w:type="spellEnd"/>
    </w:p>
    <w:p w14:paraId="7AE846E8" w14:textId="4A479B93" w:rsidR="003A5EC4" w:rsidRPr="003A5EC4" w:rsidRDefault="003A5EC4" w:rsidP="003A5EC4">
      <w:pPr>
        <w:tabs>
          <w:tab w:val="left" w:pos="5773"/>
        </w:tabs>
        <w:spacing w:line="360" w:lineRule="auto"/>
        <w:rPr>
          <w:szCs w:val="24"/>
          <w:lang w:val="en-IN"/>
        </w:rPr>
      </w:pPr>
      <w:r w:rsidRPr="003A5EC4">
        <w:rPr>
          <w:szCs w:val="24"/>
          <w:lang w:val="en-IN"/>
        </w:rPr>
        <w:t xml:space="preserve">from </w:t>
      </w:r>
      <w:proofErr w:type="spellStart"/>
      <w:proofErr w:type="gramStart"/>
      <w:r w:rsidRPr="003A5EC4">
        <w:rPr>
          <w:szCs w:val="24"/>
          <w:lang w:val="en-IN"/>
        </w:rPr>
        <w:t>sklearn.metrics</w:t>
      </w:r>
      <w:proofErr w:type="spellEnd"/>
      <w:proofErr w:type="gramEnd"/>
      <w:r w:rsidRPr="003A5EC4">
        <w:rPr>
          <w:szCs w:val="24"/>
          <w:lang w:val="en-IN"/>
        </w:rPr>
        <w:t xml:space="preserve"> import </w:t>
      </w:r>
      <w:proofErr w:type="spellStart"/>
      <w:r w:rsidRPr="003A5EC4">
        <w:rPr>
          <w:szCs w:val="24"/>
          <w:lang w:val="en-IN"/>
        </w:rPr>
        <w:t>recall_score</w:t>
      </w:r>
      <w:proofErr w:type="spellEnd"/>
    </w:p>
    <w:p w14:paraId="3BF53BDA" w14:textId="5D6466D9" w:rsidR="003A5EC4" w:rsidRDefault="003A5EC4" w:rsidP="003A5EC4">
      <w:pPr>
        <w:tabs>
          <w:tab w:val="left" w:pos="5773"/>
        </w:tabs>
        <w:spacing w:line="360" w:lineRule="auto"/>
        <w:rPr>
          <w:szCs w:val="24"/>
          <w:lang w:val="en-IN"/>
        </w:rPr>
      </w:pPr>
      <w:r w:rsidRPr="003A5EC4">
        <w:rPr>
          <w:szCs w:val="24"/>
          <w:lang w:val="en-IN"/>
        </w:rPr>
        <w:t xml:space="preserve">from </w:t>
      </w:r>
      <w:proofErr w:type="spellStart"/>
      <w:proofErr w:type="gramStart"/>
      <w:r w:rsidRPr="003A5EC4">
        <w:rPr>
          <w:szCs w:val="24"/>
          <w:lang w:val="en-IN"/>
        </w:rPr>
        <w:t>sklearn.metrics</w:t>
      </w:r>
      <w:proofErr w:type="spellEnd"/>
      <w:proofErr w:type="gramEnd"/>
      <w:r w:rsidRPr="003A5EC4">
        <w:rPr>
          <w:szCs w:val="24"/>
          <w:lang w:val="en-IN"/>
        </w:rPr>
        <w:t xml:space="preserve"> import f1_score</w:t>
      </w:r>
    </w:p>
    <w:p w14:paraId="690DAA8C" w14:textId="148945E5" w:rsidR="003A5EC4" w:rsidRPr="003A5EC4" w:rsidRDefault="003A5EC4" w:rsidP="003A5EC4">
      <w:pPr>
        <w:tabs>
          <w:tab w:val="left" w:pos="5773"/>
        </w:tabs>
        <w:spacing w:line="360" w:lineRule="auto"/>
        <w:rPr>
          <w:szCs w:val="24"/>
          <w:lang w:val="en-IN"/>
        </w:rPr>
      </w:pPr>
      <w:r w:rsidRPr="003A5EC4">
        <w:rPr>
          <w:szCs w:val="24"/>
          <w:lang w:val="en-IN"/>
        </w:rPr>
        <w:t xml:space="preserve">import seaborn as </w:t>
      </w:r>
      <w:proofErr w:type="spellStart"/>
      <w:r w:rsidRPr="003A5EC4">
        <w:rPr>
          <w:szCs w:val="24"/>
          <w:lang w:val="en-IN"/>
        </w:rPr>
        <w:t>sns</w:t>
      </w:r>
      <w:proofErr w:type="spellEnd"/>
    </w:p>
    <w:p w14:paraId="4C54B0C6" w14:textId="7584BCE9" w:rsidR="003A5EC4" w:rsidRPr="003A5EC4" w:rsidRDefault="003A5EC4" w:rsidP="003A5EC4">
      <w:pPr>
        <w:tabs>
          <w:tab w:val="left" w:pos="5773"/>
        </w:tabs>
        <w:spacing w:line="360" w:lineRule="auto"/>
        <w:rPr>
          <w:szCs w:val="24"/>
          <w:lang w:val="en-IN"/>
        </w:rPr>
      </w:pPr>
      <w:r w:rsidRPr="003A5EC4">
        <w:rPr>
          <w:szCs w:val="24"/>
          <w:lang w:val="en-IN"/>
        </w:rPr>
        <w:t xml:space="preserve">from </w:t>
      </w:r>
      <w:proofErr w:type="spellStart"/>
      <w:proofErr w:type="gramStart"/>
      <w:r w:rsidRPr="003A5EC4">
        <w:rPr>
          <w:szCs w:val="24"/>
          <w:lang w:val="en-IN"/>
        </w:rPr>
        <w:t>sklearn.metrics</w:t>
      </w:r>
      <w:proofErr w:type="spellEnd"/>
      <w:proofErr w:type="gramEnd"/>
      <w:r w:rsidRPr="003A5EC4">
        <w:rPr>
          <w:szCs w:val="24"/>
          <w:lang w:val="en-IN"/>
        </w:rPr>
        <w:t xml:space="preserve"> import </w:t>
      </w:r>
      <w:proofErr w:type="spellStart"/>
      <w:r w:rsidRPr="003A5EC4">
        <w:rPr>
          <w:szCs w:val="24"/>
          <w:lang w:val="en-IN"/>
        </w:rPr>
        <w:t>confusion_matrix</w:t>
      </w:r>
      <w:proofErr w:type="spellEnd"/>
    </w:p>
    <w:p w14:paraId="680E75B1" w14:textId="32A85DF3" w:rsidR="003A5EC4" w:rsidRPr="003A5EC4" w:rsidRDefault="003A5EC4" w:rsidP="003A5EC4">
      <w:pPr>
        <w:tabs>
          <w:tab w:val="left" w:pos="5773"/>
        </w:tabs>
        <w:spacing w:line="360" w:lineRule="auto"/>
        <w:rPr>
          <w:szCs w:val="24"/>
          <w:lang w:val="en-IN"/>
        </w:rPr>
      </w:pPr>
      <w:r w:rsidRPr="003A5EC4">
        <w:rPr>
          <w:szCs w:val="24"/>
          <w:lang w:val="en-IN"/>
        </w:rPr>
        <w:t xml:space="preserve">from </w:t>
      </w:r>
      <w:proofErr w:type="spellStart"/>
      <w:proofErr w:type="gramStart"/>
      <w:r w:rsidRPr="003A5EC4">
        <w:rPr>
          <w:szCs w:val="24"/>
          <w:lang w:val="en-IN"/>
        </w:rPr>
        <w:t>sklearn.naive</w:t>
      </w:r>
      <w:proofErr w:type="gramEnd"/>
      <w:r w:rsidRPr="003A5EC4">
        <w:rPr>
          <w:szCs w:val="24"/>
          <w:lang w:val="en-IN"/>
        </w:rPr>
        <w:t>_bayes</w:t>
      </w:r>
      <w:proofErr w:type="spellEnd"/>
      <w:r w:rsidRPr="003A5EC4">
        <w:rPr>
          <w:szCs w:val="24"/>
          <w:lang w:val="en-IN"/>
        </w:rPr>
        <w:t xml:space="preserve"> import </w:t>
      </w:r>
      <w:proofErr w:type="spellStart"/>
      <w:r w:rsidRPr="003A5EC4">
        <w:rPr>
          <w:szCs w:val="24"/>
          <w:lang w:val="en-IN"/>
        </w:rPr>
        <w:t>GaussianNB</w:t>
      </w:r>
      <w:proofErr w:type="spellEnd"/>
    </w:p>
    <w:p w14:paraId="0DC5F85F" w14:textId="0EADBE39" w:rsidR="003A5EC4" w:rsidRPr="003A5EC4" w:rsidRDefault="003A5EC4" w:rsidP="003A5EC4">
      <w:pPr>
        <w:tabs>
          <w:tab w:val="left" w:pos="5773"/>
        </w:tabs>
        <w:spacing w:line="360" w:lineRule="auto"/>
        <w:rPr>
          <w:szCs w:val="24"/>
          <w:lang w:val="en-IN"/>
        </w:rPr>
      </w:pPr>
      <w:r w:rsidRPr="003A5EC4">
        <w:rPr>
          <w:szCs w:val="24"/>
          <w:lang w:val="en-IN"/>
        </w:rPr>
        <w:t xml:space="preserve">from </w:t>
      </w:r>
      <w:proofErr w:type="spellStart"/>
      <w:proofErr w:type="gramStart"/>
      <w:r w:rsidRPr="003A5EC4">
        <w:rPr>
          <w:szCs w:val="24"/>
          <w:lang w:val="en-IN"/>
        </w:rPr>
        <w:t>sklearn.tree</w:t>
      </w:r>
      <w:proofErr w:type="spellEnd"/>
      <w:proofErr w:type="gramEnd"/>
      <w:r w:rsidRPr="003A5EC4">
        <w:rPr>
          <w:szCs w:val="24"/>
          <w:lang w:val="en-IN"/>
        </w:rPr>
        <w:t xml:space="preserve"> import </w:t>
      </w:r>
      <w:proofErr w:type="spellStart"/>
      <w:r w:rsidRPr="003A5EC4">
        <w:rPr>
          <w:szCs w:val="24"/>
          <w:lang w:val="en-IN"/>
        </w:rPr>
        <w:t>DecisionTreeClassifier</w:t>
      </w:r>
      <w:proofErr w:type="spellEnd"/>
    </w:p>
    <w:p w14:paraId="7ED60BA8" w14:textId="209EF4AA" w:rsidR="003A5EC4" w:rsidRPr="003A5EC4" w:rsidRDefault="003A5EC4" w:rsidP="003A5EC4">
      <w:pPr>
        <w:tabs>
          <w:tab w:val="left" w:pos="5773"/>
        </w:tabs>
        <w:spacing w:line="360" w:lineRule="auto"/>
        <w:rPr>
          <w:szCs w:val="24"/>
          <w:lang w:val="en-IN"/>
        </w:rPr>
      </w:pPr>
      <w:r w:rsidRPr="003A5EC4">
        <w:rPr>
          <w:szCs w:val="24"/>
          <w:lang w:val="en-IN"/>
        </w:rPr>
        <w:t xml:space="preserve">from </w:t>
      </w:r>
      <w:proofErr w:type="spellStart"/>
      <w:proofErr w:type="gramStart"/>
      <w:r w:rsidRPr="003A5EC4">
        <w:rPr>
          <w:szCs w:val="24"/>
          <w:lang w:val="en-IN"/>
        </w:rPr>
        <w:t>sklearn.neighbors</w:t>
      </w:r>
      <w:proofErr w:type="spellEnd"/>
      <w:proofErr w:type="gramEnd"/>
      <w:r w:rsidRPr="003A5EC4">
        <w:rPr>
          <w:szCs w:val="24"/>
          <w:lang w:val="en-IN"/>
        </w:rPr>
        <w:t xml:space="preserve"> import </w:t>
      </w:r>
      <w:proofErr w:type="spellStart"/>
      <w:r w:rsidRPr="003A5EC4">
        <w:rPr>
          <w:szCs w:val="24"/>
          <w:lang w:val="en-IN"/>
        </w:rPr>
        <w:t>KNeighborsClassifier</w:t>
      </w:r>
      <w:proofErr w:type="spellEnd"/>
    </w:p>
    <w:p w14:paraId="748A203E" w14:textId="5CAF6CFD" w:rsidR="003A5EC4" w:rsidRPr="003A5EC4" w:rsidRDefault="003A5EC4" w:rsidP="003A5EC4">
      <w:pPr>
        <w:tabs>
          <w:tab w:val="left" w:pos="5773"/>
        </w:tabs>
        <w:spacing w:line="360" w:lineRule="auto"/>
        <w:rPr>
          <w:szCs w:val="24"/>
          <w:lang w:val="en-IN"/>
        </w:rPr>
      </w:pPr>
      <w:r w:rsidRPr="003A5EC4">
        <w:rPr>
          <w:szCs w:val="24"/>
          <w:lang w:val="en-IN"/>
        </w:rPr>
        <w:t xml:space="preserve">from </w:t>
      </w:r>
      <w:proofErr w:type="spellStart"/>
      <w:r w:rsidRPr="003A5EC4">
        <w:rPr>
          <w:szCs w:val="24"/>
          <w:lang w:val="en-IN"/>
        </w:rPr>
        <w:t>keras.utils.np_utils</w:t>
      </w:r>
      <w:proofErr w:type="spellEnd"/>
      <w:r w:rsidRPr="003A5EC4">
        <w:rPr>
          <w:szCs w:val="24"/>
          <w:lang w:val="en-IN"/>
        </w:rPr>
        <w:t xml:space="preserve"> import </w:t>
      </w:r>
      <w:proofErr w:type="spellStart"/>
      <w:r w:rsidRPr="003A5EC4">
        <w:rPr>
          <w:szCs w:val="24"/>
          <w:lang w:val="en-IN"/>
        </w:rPr>
        <w:t>to_categorical</w:t>
      </w:r>
      <w:proofErr w:type="spellEnd"/>
    </w:p>
    <w:p w14:paraId="7203E03C" w14:textId="6353E4C0" w:rsidR="003A5EC4" w:rsidRPr="003A5EC4" w:rsidRDefault="003A5EC4" w:rsidP="003A5EC4">
      <w:pPr>
        <w:tabs>
          <w:tab w:val="left" w:pos="5773"/>
        </w:tabs>
        <w:spacing w:line="360" w:lineRule="auto"/>
        <w:rPr>
          <w:szCs w:val="24"/>
          <w:lang w:val="en-IN"/>
        </w:rPr>
      </w:pPr>
      <w:r w:rsidRPr="003A5EC4">
        <w:rPr>
          <w:szCs w:val="24"/>
          <w:lang w:val="en-IN"/>
        </w:rPr>
        <w:t xml:space="preserve">from </w:t>
      </w:r>
      <w:proofErr w:type="spellStart"/>
      <w:proofErr w:type="gramStart"/>
      <w:r w:rsidRPr="003A5EC4">
        <w:rPr>
          <w:szCs w:val="24"/>
          <w:lang w:val="en-IN"/>
        </w:rPr>
        <w:t>keras.models</w:t>
      </w:r>
      <w:proofErr w:type="spellEnd"/>
      <w:proofErr w:type="gramEnd"/>
      <w:r w:rsidRPr="003A5EC4">
        <w:rPr>
          <w:szCs w:val="24"/>
          <w:lang w:val="en-IN"/>
        </w:rPr>
        <w:t xml:space="preserve"> import Sequential</w:t>
      </w:r>
    </w:p>
    <w:p w14:paraId="74177BC4" w14:textId="0CE153D4" w:rsidR="009477AB" w:rsidRDefault="003A5EC4" w:rsidP="009477AB">
      <w:pPr>
        <w:tabs>
          <w:tab w:val="left" w:pos="5773"/>
        </w:tabs>
        <w:spacing w:line="360" w:lineRule="auto"/>
        <w:rPr>
          <w:szCs w:val="24"/>
          <w:lang w:val="en-IN"/>
        </w:rPr>
      </w:pPr>
      <w:r w:rsidRPr="003A5EC4">
        <w:rPr>
          <w:szCs w:val="24"/>
          <w:lang w:val="en-IN"/>
        </w:rPr>
        <w:t xml:space="preserve">from </w:t>
      </w:r>
      <w:proofErr w:type="spellStart"/>
      <w:proofErr w:type="gramStart"/>
      <w:r w:rsidRPr="003A5EC4">
        <w:rPr>
          <w:szCs w:val="24"/>
          <w:lang w:val="en-IN"/>
        </w:rPr>
        <w:t>keras.layers</w:t>
      </w:r>
      <w:proofErr w:type="spellEnd"/>
      <w:proofErr w:type="gramEnd"/>
      <w:r w:rsidRPr="003A5EC4">
        <w:rPr>
          <w:szCs w:val="24"/>
          <w:lang w:val="en-IN"/>
        </w:rPr>
        <w:t xml:space="preserve"> import Dense, Dropout, Activation</w:t>
      </w:r>
    </w:p>
    <w:p w14:paraId="337A222B" w14:textId="2F4BE2DC" w:rsidR="003A5EC4" w:rsidRPr="003A5EC4" w:rsidRDefault="003A5EC4" w:rsidP="009477AB">
      <w:pPr>
        <w:tabs>
          <w:tab w:val="left" w:pos="5773"/>
        </w:tabs>
        <w:spacing w:line="360" w:lineRule="auto"/>
        <w:rPr>
          <w:szCs w:val="24"/>
          <w:lang w:val="en-IN"/>
        </w:rPr>
      </w:pPr>
      <w:r w:rsidRPr="003A5EC4">
        <w:rPr>
          <w:szCs w:val="24"/>
          <w:lang w:val="en-IN"/>
        </w:rPr>
        <w:t xml:space="preserve">main = </w:t>
      </w:r>
      <w:proofErr w:type="spellStart"/>
      <w:proofErr w:type="gramStart"/>
      <w:r w:rsidRPr="003A5EC4">
        <w:rPr>
          <w:szCs w:val="24"/>
          <w:lang w:val="en-IN"/>
        </w:rPr>
        <w:t>tkinter.Tk</w:t>
      </w:r>
      <w:proofErr w:type="spellEnd"/>
      <w:proofErr w:type="gramEnd"/>
      <w:r w:rsidRPr="003A5EC4">
        <w:rPr>
          <w:szCs w:val="24"/>
          <w:lang w:val="en-IN"/>
        </w:rPr>
        <w:t>()</w:t>
      </w:r>
    </w:p>
    <w:p w14:paraId="6F7D8E9B" w14:textId="23F53A1E" w:rsidR="003A5EC4" w:rsidRPr="003A5EC4" w:rsidRDefault="003A5EC4" w:rsidP="003A5EC4">
      <w:pPr>
        <w:tabs>
          <w:tab w:val="left" w:pos="5773"/>
        </w:tabs>
        <w:spacing w:line="360" w:lineRule="auto"/>
        <w:rPr>
          <w:szCs w:val="24"/>
          <w:lang w:val="en-IN"/>
        </w:rPr>
      </w:pPr>
      <w:proofErr w:type="spellStart"/>
      <w:proofErr w:type="gramStart"/>
      <w:r w:rsidRPr="003A5EC4">
        <w:rPr>
          <w:szCs w:val="24"/>
          <w:lang w:val="en-IN"/>
        </w:rPr>
        <w:t>main.title</w:t>
      </w:r>
      <w:proofErr w:type="spellEnd"/>
      <w:proofErr w:type="gramEnd"/>
      <w:r w:rsidRPr="003A5EC4">
        <w:rPr>
          <w:szCs w:val="24"/>
          <w:lang w:val="en-IN"/>
        </w:rPr>
        <w:t>("Detection of Stroke Disease using Machine Learning Algorithms")</w:t>
      </w:r>
    </w:p>
    <w:p w14:paraId="3ED4B8FC" w14:textId="38283FD4" w:rsidR="003A5EC4" w:rsidRPr="003A5EC4" w:rsidRDefault="00C26F60" w:rsidP="003A5EC4">
      <w:pPr>
        <w:tabs>
          <w:tab w:val="left" w:pos="5773"/>
        </w:tabs>
        <w:spacing w:line="360" w:lineRule="auto"/>
        <w:rPr>
          <w:szCs w:val="24"/>
          <w:lang w:val="en-IN"/>
        </w:rPr>
      </w:pPr>
      <w:r w:rsidRPr="009477AB">
        <w:rPr>
          <w:b/>
          <w:noProof/>
          <w:sz w:val="71"/>
        </w:rPr>
        <mc:AlternateContent>
          <mc:Choice Requires="wps">
            <w:drawing>
              <wp:anchor distT="45720" distB="45720" distL="114300" distR="114300" simplePos="0" relativeHeight="251784192" behindDoc="0" locked="0" layoutInCell="1" allowOverlap="1" wp14:anchorId="70A742BB" wp14:editId="7B25714B">
                <wp:simplePos x="0" y="0"/>
                <wp:positionH relativeFrom="margin">
                  <wp:align>right</wp:align>
                </wp:positionH>
                <wp:positionV relativeFrom="paragraph">
                  <wp:posOffset>399234</wp:posOffset>
                </wp:positionV>
                <wp:extent cx="5730240" cy="342900"/>
                <wp:effectExtent l="0" t="0" r="3810" b="0"/>
                <wp:wrapSquare wrapText="bothSides"/>
                <wp:docPr id="1222117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3A5AD2A8" w14:textId="0A792B77" w:rsidR="00C26F60" w:rsidRPr="003A5EC4" w:rsidRDefault="00C26F60">
                            <w:pPr>
                              <w:spacing w:line="360" w:lineRule="auto"/>
                              <w:ind w:left="0" w:firstLine="0"/>
                              <w:rPr>
                                <w:bCs/>
                                <w:szCs w:val="24"/>
                              </w:rPr>
                              <w:pPrChange w:id="152" w:author="Ajay kumar Chigurla" w:date="2023-09-21T11:55:00Z">
                                <w:pPr>
                                  <w:spacing w:line="360" w:lineRule="auto"/>
                                  <w:ind w:left="0" w:firstLineChars="100" w:firstLine="240"/>
                                </w:pPr>
                              </w:pPrChange>
                            </w:pPr>
                            <w:r>
                              <w:rPr>
                                <w:bCs/>
                                <w:szCs w:val="24"/>
                              </w:rPr>
                              <w:t xml:space="preserve">CMRTC                                                                                                                                          </w:t>
                            </w:r>
                            <w:del w:id="153" w:author="Ajay kumar Chigurla" w:date="2023-09-21T11:55:00Z">
                              <w:r>
                                <w:rPr>
                                  <w:bCs/>
                                  <w:szCs w:val="24"/>
                                </w:rPr>
                                <w:delText xml:space="preserve">  </w:delText>
                              </w:r>
                            </w:del>
                            <w:r w:rsidR="00863B03">
                              <w:rPr>
                                <w:bCs/>
                                <w:szCs w:val="24"/>
                              </w:rPr>
                              <w:t>13</w:t>
                            </w:r>
                          </w:p>
                          <w:p w14:paraId="49505524" w14:textId="77777777" w:rsidR="00C26F60" w:rsidRDefault="00C26F60" w:rsidP="00C26F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742BB" id="_x0000_s1051" type="#_x0000_t202" style="position:absolute;left:0;text-align:left;margin-left:400pt;margin-top:31.45pt;width:451.2pt;height:27pt;z-index:251784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x2+Eg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" stroked="f">
                <v:textbox>
                  <w:txbxContent>
                    <w:p w14:paraId="3A5AD2A8" w14:textId="0A792B77" w:rsidR="00C26F60" w:rsidRPr="003A5EC4" w:rsidRDefault="00C26F60">
                      <w:pPr>
                        <w:spacing w:line="360" w:lineRule="auto"/>
                        <w:ind w:left="0" w:firstLine="0"/>
                        <w:rPr>
                          <w:bCs/>
                          <w:szCs w:val="24"/>
                        </w:rPr>
                        <w:pPrChange w:id="154" w:author="Ajay kumar Chigurla" w:date="2023-09-21T11:55:00Z">
                          <w:pPr>
                            <w:spacing w:line="360" w:lineRule="auto"/>
                            <w:ind w:left="0" w:firstLineChars="100" w:firstLine="240"/>
                          </w:pPr>
                        </w:pPrChange>
                      </w:pPr>
                      <w:r>
                        <w:rPr>
                          <w:bCs/>
                          <w:szCs w:val="24"/>
                        </w:rPr>
                        <w:t xml:space="preserve">CMRTC                                                                                                                                          </w:t>
                      </w:r>
                      <w:del w:id="155" w:author="Ajay kumar Chigurla" w:date="2023-09-21T11:55:00Z">
                        <w:r>
                          <w:rPr>
                            <w:bCs/>
                            <w:szCs w:val="24"/>
                          </w:rPr>
                          <w:delText xml:space="preserve">  </w:delText>
                        </w:r>
                      </w:del>
                      <w:r w:rsidR="00863B03">
                        <w:rPr>
                          <w:bCs/>
                          <w:szCs w:val="24"/>
                        </w:rPr>
                        <w:t>13</w:t>
                      </w:r>
                    </w:p>
                    <w:p w14:paraId="49505524" w14:textId="77777777" w:rsidR="00C26F60" w:rsidRDefault="00C26F60" w:rsidP="00C26F60"/>
                  </w:txbxContent>
                </v:textbox>
                <w10:wrap type="square" anchorx="margin"/>
              </v:shape>
            </w:pict>
          </mc:Fallback>
        </mc:AlternateContent>
      </w:r>
      <w:proofErr w:type="spellStart"/>
      <w:proofErr w:type="gramStart"/>
      <w:r w:rsidR="003A5EC4" w:rsidRPr="003A5EC4">
        <w:rPr>
          <w:szCs w:val="24"/>
          <w:lang w:val="en-IN"/>
        </w:rPr>
        <w:t>main.geometry</w:t>
      </w:r>
      <w:proofErr w:type="spellEnd"/>
      <w:proofErr w:type="gramEnd"/>
      <w:r w:rsidR="003A5EC4" w:rsidRPr="003A5EC4">
        <w:rPr>
          <w:szCs w:val="24"/>
          <w:lang w:val="en-IN"/>
        </w:rPr>
        <w:t>("1000x650")</w:t>
      </w:r>
    </w:p>
    <w:p w14:paraId="01C96BF3" w14:textId="77765927" w:rsidR="003A5EC4" w:rsidRPr="003A5EC4" w:rsidRDefault="009D2D21" w:rsidP="003A5EC4">
      <w:pPr>
        <w:tabs>
          <w:tab w:val="left" w:pos="5773"/>
        </w:tabs>
        <w:spacing w:line="360" w:lineRule="auto"/>
        <w:rPr>
          <w:szCs w:val="24"/>
          <w:lang w:val="en-IN"/>
        </w:rPr>
      </w:pPr>
      <w:ins w:id="156" w:author="Ajay kumar Chigurla" w:date="2023-09-21T11:55:00Z">
        <w:r w:rsidRPr="00377820">
          <w:rPr>
            <w:noProof/>
            <w:sz w:val="32"/>
          </w:rPr>
          <w:lastRenderedPageBreak/>
          <mc:AlternateContent>
            <mc:Choice Requires="wps">
              <w:drawing>
                <wp:anchor distT="45720" distB="45720" distL="114300" distR="114300" simplePos="0" relativeHeight="251685888" behindDoc="0" locked="0" layoutInCell="1" allowOverlap="1" wp14:anchorId="1A423E8D" wp14:editId="4F4E2B23">
                  <wp:simplePos x="0" y="0"/>
                  <wp:positionH relativeFrom="margin">
                    <wp:align>right</wp:align>
                  </wp:positionH>
                  <wp:positionV relativeFrom="page">
                    <wp:posOffset>363492</wp:posOffset>
                  </wp:positionV>
                  <wp:extent cx="5436870" cy="253365"/>
                  <wp:effectExtent l="0" t="0" r="0" b="0"/>
                  <wp:wrapSquare wrapText="bothSides"/>
                  <wp:docPr id="1149096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6D88A065" w14:textId="77777777" w:rsidR="009D2D21" w:rsidRPr="00377820" w:rsidRDefault="009D2D21" w:rsidP="009D2D21">
                              <w:pPr>
                                <w:pStyle w:val="Header"/>
                                <w:rPr>
                                  <w:ins w:id="157" w:author="Ajay kumar Chigurla" w:date="2023-09-21T11:55:00Z"/>
                                  <w:sz w:val="21"/>
                                  <w:szCs w:val="20"/>
                                </w:rPr>
                              </w:pPr>
                              <w:ins w:id="158"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423E8D" id="_x0000_s1052" type="#_x0000_t202" style="position:absolute;left:0;text-align:left;margin-left:376.9pt;margin-top:28.6pt;width:428.1pt;height:19.95pt;z-index:251685888;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" stroked="f">
                  <v:textbox style="mso-fit-shape-to-text:t">
                    <w:txbxContent>
                      <w:p w14:paraId="6D88A065" w14:textId="77777777" w:rsidR="009D2D21" w:rsidRPr="00377820" w:rsidRDefault="009D2D21" w:rsidP="009D2D21">
                        <w:pPr>
                          <w:pStyle w:val="Header"/>
                          <w:rPr>
                            <w:ins w:id="159" w:author="Ajay kumar Chigurla" w:date="2023-09-21T11:55:00Z"/>
                            <w:sz w:val="21"/>
                            <w:szCs w:val="20"/>
                          </w:rPr>
                        </w:pPr>
                        <w:ins w:id="160"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3A5EC4" w:rsidRPr="003A5EC4">
        <w:rPr>
          <w:szCs w:val="24"/>
          <w:lang w:val="en-IN"/>
        </w:rPr>
        <w:t>global filename, le</w:t>
      </w:r>
      <w:proofErr w:type="gramStart"/>
      <w:r w:rsidR="003A5EC4" w:rsidRPr="003A5EC4">
        <w:rPr>
          <w:szCs w:val="24"/>
          <w:lang w:val="en-IN"/>
        </w:rPr>
        <w:t>1,le</w:t>
      </w:r>
      <w:proofErr w:type="gramEnd"/>
      <w:r w:rsidR="003A5EC4" w:rsidRPr="003A5EC4">
        <w:rPr>
          <w:szCs w:val="24"/>
          <w:lang w:val="en-IN"/>
        </w:rPr>
        <w:t>2,le3,le4,le5, dataset, rf</w:t>
      </w:r>
    </w:p>
    <w:p w14:paraId="468151FC" w14:textId="3AEC837B" w:rsidR="00C26F60" w:rsidRPr="003A5EC4" w:rsidRDefault="003A5EC4" w:rsidP="00C26F60">
      <w:pPr>
        <w:tabs>
          <w:tab w:val="left" w:pos="5773"/>
        </w:tabs>
        <w:spacing w:line="360" w:lineRule="auto"/>
        <w:rPr>
          <w:szCs w:val="24"/>
          <w:lang w:val="en-IN"/>
        </w:rPr>
      </w:pPr>
      <w:r w:rsidRPr="003A5EC4">
        <w:rPr>
          <w:szCs w:val="24"/>
          <w:lang w:val="en-IN"/>
        </w:rPr>
        <w:t>global X, Y</w:t>
      </w:r>
    </w:p>
    <w:p w14:paraId="35E0B062" w14:textId="3FA3947E" w:rsidR="003A5EC4" w:rsidRPr="003A5EC4" w:rsidRDefault="003A5EC4" w:rsidP="003A5EC4">
      <w:pPr>
        <w:tabs>
          <w:tab w:val="left" w:pos="5773"/>
        </w:tabs>
        <w:spacing w:line="360" w:lineRule="auto"/>
        <w:rPr>
          <w:szCs w:val="24"/>
          <w:lang w:val="en-IN"/>
        </w:rPr>
      </w:pPr>
      <w:r w:rsidRPr="003A5EC4">
        <w:rPr>
          <w:szCs w:val="24"/>
          <w:lang w:val="en-IN"/>
        </w:rPr>
        <w:t xml:space="preserve">global </w:t>
      </w:r>
      <w:proofErr w:type="spellStart"/>
      <w:r w:rsidRPr="003A5EC4">
        <w:rPr>
          <w:szCs w:val="24"/>
          <w:lang w:val="en-IN"/>
        </w:rPr>
        <w:t>X_train</w:t>
      </w:r>
      <w:proofErr w:type="spellEnd"/>
      <w:r w:rsidRPr="003A5EC4">
        <w:rPr>
          <w:szCs w:val="24"/>
          <w:lang w:val="en-IN"/>
        </w:rPr>
        <w:t xml:space="preserve">, </w:t>
      </w:r>
      <w:proofErr w:type="spellStart"/>
      <w:r w:rsidRPr="003A5EC4">
        <w:rPr>
          <w:szCs w:val="24"/>
          <w:lang w:val="en-IN"/>
        </w:rPr>
        <w:t>X_test</w:t>
      </w:r>
      <w:proofErr w:type="spellEnd"/>
      <w:r w:rsidRPr="003A5EC4">
        <w:rPr>
          <w:szCs w:val="24"/>
          <w:lang w:val="en-IN"/>
        </w:rPr>
        <w:t xml:space="preserve">, </w:t>
      </w:r>
      <w:proofErr w:type="spellStart"/>
      <w:r w:rsidRPr="003A5EC4">
        <w:rPr>
          <w:szCs w:val="24"/>
          <w:lang w:val="en-IN"/>
        </w:rPr>
        <w:t>y_train</w:t>
      </w:r>
      <w:proofErr w:type="spellEnd"/>
      <w:r w:rsidRPr="003A5EC4">
        <w:rPr>
          <w:szCs w:val="24"/>
          <w:lang w:val="en-IN"/>
        </w:rPr>
        <w:t xml:space="preserve">, </w:t>
      </w:r>
      <w:proofErr w:type="spellStart"/>
      <w:r w:rsidRPr="003A5EC4">
        <w:rPr>
          <w:szCs w:val="24"/>
          <w:lang w:val="en-IN"/>
        </w:rPr>
        <w:t>y_test</w:t>
      </w:r>
      <w:proofErr w:type="spellEnd"/>
    </w:p>
    <w:p w14:paraId="07DB7BFE" w14:textId="7D6957DB" w:rsidR="003A5EC4" w:rsidRPr="003A5EC4" w:rsidRDefault="003A5EC4" w:rsidP="003A5EC4">
      <w:pPr>
        <w:tabs>
          <w:tab w:val="left" w:pos="5773"/>
        </w:tabs>
        <w:spacing w:line="360" w:lineRule="auto"/>
        <w:rPr>
          <w:szCs w:val="24"/>
          <w:lang w:val="en-IN"/>
        </w:rPr>
      </w:pPr>
      <w:r w:rsidRPr="003A5EC4">
        <w:rPr>
          <w:szCs w:val="24"/>
          <w:lang w:val="en-IN"/>
        </w:rPr>
        <w:t>accuracy = []</w:t>
      </w:r>
    </w:p>
    <w:p w14:paraId="0A307154" w14:textId="52B2937C" w:rsidR="003A5EC4" w:rsidRPr="003A5EC4" w:rsidRDefault="003A5EC4" w:rsidP="003A5EC4">
      <w:pPr>
        <w:tabs>
          <w:tab w:val="left" w:pos="5773"/>
        </w:tabs>
        <w:spacing w:line="360" w:lineRule="auto"/>
        <w:rPr>
          <w:szCs w:val="24"/>
          <w:lang w:val="en-IN"/>
        </w:rPr>
      </w:pPr>
      <w:r w:rsidRPr="003A5EC4">
        <w:rPr>
          <w:szCs w:val="24"/>
          <w:lang w:val="en-IN"/>
        </w:rPr>
        <w:t>precision = []</w:t>
      </w:r>
    </w:p>
    <w:p w14:paraId="7F7863E0" w14:textId="2852E654" w:rsidR="003A5EC4" w:rsidRPr="003A5EC4" w:rsidRDefault="003A5EC4" w:rsidP="003A5EC4">
      <w:pPr>
        <w:tabs>
          <w:tab w:val="left" w:pos="5773"/>
        </w:tabs>
        <w:spacing w:line="360" w:lineRule="auto"/>
        <w:rPr>
          <w:szCs w:val="24"/>
          <w:lang w:val="en-IN"/>
        </w:rPr>
      </w:pPr>
      <w:r w:rsidRPr="003A5EC4">
        <w:rPr>
          <w:szCs w:val="24"/>
          <w:lang w:val="en-IN"/>
        </w:rPr>
        <w:t>recall = []</w:t>
      </w:r>
    </w:p>
    <w:p w14:paraId="489C89B3" w14:textId="19962B16" w:rsidR="003A5EC4" w:rsidRDefault="003A5EC4" w:rsidP="003A5EC4">
      <w:pPr>
        <w:tabs>
          <w:tab w:val="left" w:pos="5773"/>
        </w:tabs>
        <w:spacing w:line="360" w:lineRule="auto"/>
        <w:rPr>
          <w:szCs w:val="24"/>
          <w:lang w:val="en-IN"/>
        </w:rPr>
      </w:pPr>
      <w:proofErr w:type="spellStart"/>
      <w:r w:rsidRPr="003A5EC4">
        <w:rPr>
          <w:szCs w:val="24"/>
          <w:lang w:val="en-IN"/>
        </w:rPr>
        <w:t>fscore</w:t>
      </w:r>
      <w:proofErr w:type="spellEnd"/>
      <w:r w:rsidRPr="003A5EC4">
        <w:rPr>
          <w:szCs w:val="24"/>
          <w:lang w:val="en-IN"/>
        </w:rPr>
        <w:t xml:space="preserve"> = []</w:t>
      </w:r>
    </w:p>
    <w:p w14:paraId="1BBEF810" w14:textId="2456C9AC" w:rsidR="003A5EC4" w:rsidRPr="003A5EC4" w:rsidRDefault="003A5EC4" w:rsidP="003A5EC4">
      <w:pPr>
        <w:tabs>
          <w:tab w:val="left" w:pos="5773"/>
        </w:tabs>
        <w:spacing w:line="360" w:lineRule="auto"/>
        <w:rPr>
          <w:szCs w:val="24"/>
          <w:lang w:val="en-IN"/>
        </w:rPr>
      </w:pPr>
      <w:r w:rsidRPr="003A5EC4">
        <w:rPr>
          <w:szCs w:val="24"/>
          <w:lang w:val="en-IN"/>
        </w:rPr>
        <w:t xml:space="preserve">def </w:t>
      </w:r>
      <w:proofErr w:type="spellStart"/>
      <w:proofErr w:type="gramStart"/>
      <w:r w:rsidRPr="003A5EC4">
        <w:rPr>
          <w:szCs w:val="24"/>
          <w:lang w:val="en-IN"/>
        </w:rPr>
        <w:t>loadDataset</w:t>
      </w:r>
      <w:proofErr w:type="spellEnd"/>
      <w:r w:rsidRPr="003A5EC4">
        <w:rPr>
          <w:szCs w:val="24"/>
          <w:lang w:val="en-IN"/>
        </w:rPr>
        <w:t>(</w:t>
      </w:r>
      <w:proofErr w:type="gramEnd"/>
      <w:r w:rsidRPr="003A5EC4">
        <w:rPr>
          <w:szCs w:val="24"/>
          <w:lang w:val="en-IN"/>
        </w:rPr>
        <w:t>):</w:t>
      </w:r>
    </w:p>
    <w:p w14:paraId="083F3F74" w14:textId="5AC6A6DD" w:rsidR="003A5EC4" w:rsidRPr="003A5EC4" w:rsidRDefault="003A5EC4" w:rsidP="003A5EC4">
      <w:pPr>
        <w:tabs>
          <w:tab w:val="left" w:pos="5773"/>
        </w:tabs>
        <w:spacing w:line="360" w:lineRule="auto"/>
        <w:rPr>
          <w:szCs w:val="24"/>
          <w:lang w:val="en-IN"/>
        </w:rPr>
      </w:pPr>
      <w:r w:rsidRPr="003A5EC4">
        <w:rPr>
          <w:szCs w:val="24"/>
          <w:lang w:val="en-IN"/>
        </w:rPr>
        <w:t>    global filename, dataset</w:t>
      </w:r>
    </w:p>
    <w:p w14:paraId="7D71FD1C" w14:textId="715470B0"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text.delete</w:t>
      </w:r>
      <w:proofErr w:type="spellEnd"/>
      <w:proofErr w:type="gramEnd"/>
      <w:r w:rsidRPr="003A5EC4">
        <w:rPr>
          <w:szCs w:val="24"/>
          <w:lang w:val="en-IN"/>
        </w:rPr>
        <w:t>('1.0', END)</w:t>
      </w:r>
    </w:p>
    <w:p w14:paraId="19080F50" w14:textId="2524F945" w:rsidR="003A5EC4" w:rsidRPr="003A5EC4" w:rsidRDefault="003A5EC4" w:rsidP="003A5EC4">
      <w:pPr>
        <w:tabs>
          <w:tab w:val="left" w:pos="5773"/>
        </w:tabs>
        <w:spacing w:line="360" w:lineRule="auto"/>
        <w:rPr>
          <w:szCs w:val="24"/>
          <w:lang w:val="en-IN"/>
        </w:rPr>
      </w:pPr>
      <w:r w:rsidRPr="003A5EC4">
        <w:rPr>
          <w:szCs w:val="24"/>
          <w:lang w:val="en-IN"/>
        </w:rPr>
        <w:t xml:space="preserve">    filename = </w:t>
      </w:r>
      <w:proofErr w:type="spellStart"/>
      <w:proofErr w:type="gramStart"/>
      <w:r w:rsidRPr="003A5EC4">
        <w:rPr>
          <w:szCs w:val="24"/>
          <w:lang w:val="en-IN"/>
        </w:rPr>
        <w:t>filedialog.askopenfilename</w:t>
      </w:r>
      <w:proofErr w:type="spellEnd"/>
      <w:proofErr w:type="gramEnd"/>
      <w:r w:rsidRPr="003A5EC4">
        <w:rPr>
          <w:szCs w:val="24"/>
          <w:lang w:val="en-IN"/>
        </w:rPr>
        <w:t>(</w:t>
      </w:r>
      <w:proofErr w:type="spellStart"/>
      <w:r w:rsidRPr="003A5EC4">
        <w:rPr>
          <w:szCs w:val="24"/>
          <w:lang w:val="en-IN"/>
        </w:rPr>
        <w:t>initialdir</w:t>
      </w:r>
      <w:proofErr w:type="spellEnd"/>
      <w:r w:rsidRPr="003A5EC4">
        <w:rPr>
          <w:szCs w:val="24"/>
          <w:lang w:val="en-IN"/>
        </w:rPr>
        <w:t>="Dataset")</w:t>
      </w:r>
    </w:p>
    <w:p w14:paraId="65403884" w14:textId="13DD01C5"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text.insert</w:t>
      </w:r>
      <w:proofErr w:type="spellEnd"/>
      <w:proofErr w:type="gramEnd"/>
      <w:r w:rsidRPr="003A5EC4">
        <w:rPr>
          <w:szCs w:val="24"/>
          <w:lang w:val="en-IN"/>
        </w:rPr>
        <w:t>(</w:t>
      </w:r>
      <w:proofErr w:type="spellStart"/>
      <w:r w:rsidRPr="003A5EC4">
        <w:rPr>
          <w:szCs w:val="24"/>
          <w:lang w:val="en-IN"/>
        </w:rPr>
        <w:t>END,str</w:t>
      </w:r>
      <w:proofErr w:type="spellEnd"/>
      <w:r w:rsidRPr="003A5EC4">
        <w:rPr>
          <w:szCs w:val="24"/>
          <w:lang w:val="en-IN"/>
        </w:rPr>
        <w:t>(filename)+" loaded\n\n")</w:t>
      </w:r>
    </w:p>
    <w:p w14:paraId="6BC51297" w14:textId="5C51E906" w:rsidR="003A5EC4" w:rsidRPr="003A5EC4" w:rsidRDefault="003A5EC4" w:rsidP="003A5EC4">
      <w:pPr>
        <w:tabs>
          <w:tab w:val="left" w:pos="5773"/>
        </w:tabs>
        <w:spacing w:line="360" w:lineRule="auto"/>
        <w:rPr>
          <w:szCs w:val="24"/>
          <w:lang w:val="en-IN"/>
        </w:rPr>
      </w:pPr>
      <w:r w:rsidRPr="003A5EC4">
        <w:rPr>
          <w:szCs w:val="24"/>
          <w:lang w:val="en-IN"/>
        </w:rPr>
        <w:t xml:space="preserve">    dataset = </w:t>
      </w:r>
      <w:proofErr w:type="spellStart"/>
      <w:proofErr w:type="gramStart"/>
      <w:r w:rsidRPr="003A5EC4">
        <w:rPr>
          <w:szCs w:val="24"/>
          <w:lang w:val="en-IN"/>
        </w:rPr>
        <w:t>pd.read</w:t>
      </w:r>
      <w:proofErr w:type="gramEnd"/>
      <w:r w:rsidRPr="003A5EC4">
        <w:rPr>
          <w:szCs w:val="24"/>
          <w:lang w:val="en-IN"/>
        </w:rPr>
        <w:t>_csv</w:t>
      </w:r>
      <w:proofErr w:type="spellEnd"/>
      <w:r w:rsidRPr="003A5EC4">
        <w:rPr>
          <w:szCs w:val="24"/>
          <w:lang w:val="en-IN"/>
        </w:rPr>
        <w:t>(filename)</w:t>
      </w:r>
    </w:p>
    <w:p w14:paraId="0267279D" w14:textId="195915AF"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text.insert</w:t>
      </w:r>
      <w:proofErr w:type="spellEnd"/>
      <w:proofErr w:type="gramEnd"/>
      <w:r w:rsidRPr="003A5EC4">
        <w:rPr>
          <w:szCs w:val="24"/>
          <w:lang w:val="en-IN"/>
        </w:rPr>
        <w:t>(</w:t>
      </w:r>
      <w:proofErr w:type="spellStart"/>
      <w:r w:rsidRPr="003A5EC4">
        <w:rPr>
          <w:szCs w:val="24"/>
          <w:lang w:val="en-IN"/>
        </w:rPr>
        <w:t>END,str</w:t>
      </w:r>
      <w:proofErr w:type="spellEnd"/>
      <w:r w:rsidRPr="003A5EC4">
        <w:rPr>
          <w:szCs w:val="24"/>
          <w:lang w:val="en-IN"/>
        </w:rPr>
        <w:t>(</w:t>
      </w:r>
      <w:proofErr w:type="spellStart"/>
      <w:r w:rsidRPr="003A5EC4">
        <w:rPr>
          <w:szCs w:val="24"/>
          <w:lang w:val="en-IN"/>
        </w:rPr>
        <w:t>dataset.head</w:t>
      </w:r>
      <w:proofErr w:type="spellEnd"/>
      <w:r w:rsidRPr="003A5EC4">
        <w:rPr>
          <w:szCs w:val="24"/>
          <w:lang w:val="en-IN"/>
        </w:rPr>
        <w:t>()))</w:t>
      </w:r>
    </w:p>
    <w:p w14:paraId="4A677625" w14:textId="48F9BD91" w:rsidR="003A5EC4" w:rsidRPr="003A5EC4" w:rsidRDefault="003A5EC4" w:rsidP="003A5EC4">
      <w:pPr>
        <w:tabs>
          <w:tab w:val="left" w:pos="5773"/>
        </w:tabs>
        <w:spacing w:line="360" w:lineRule="auto"/>
        <w:rPr>
          <w:szCs w:val="24"/>
          <w:lang w:val="en-IN"/>
        </w:rPr>
      </w:pPr>
      <w:r w:rsidRPr="003A5EC4">
        <w:rPr>
          <w:szCs w:val="24"/>
          <w:lang w:val="en-IN"/>
        </w:rPr>
        <w:br/>
        <w:t xml:space="preserve">def </w:t>
      </w:r>
      <w:proofErr w:type="spellStart"/>
      <w:proofErr w:type="gramStart"/>
      <w:r w:rsidRPr="003A5EC4">
        <w:rPr>
          <w:szCs w:val="24"/>
          <w:lang w:val="en-IN"/>
        </w:rPr>
        <w:t>preprocessDataset</w:t>
      </w:r>
      <w:proofErr w:type="spellEnd"/>
      <w:r w:rsidRPr="003A5EC4">
        <w:rPr>
          <w:szCs w:val="24"/>
          <w:lang w:val="en-IN"/>
        </w:rPr>
        <w:t>(</w:t>
      </w:r>
      <w:proofErr w:type="gramEnd"/>
      <w:r w:rsidRPr="003A5EC4">
        <w:rPr>
          <w:szCs w:val="24"/>
          <w:lang w:val="en-IN"/>
        </w:rPr>
        <w:t>):</w:t>
      </w:r>
    </w:p>
    <w:p w14:paraId="7E2C478D" w14:textId="10229FD5"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text.delete</w:t>
      </w:r>
      <w:proofErr w:type="spellEnd"/>
      <w:proofErr w:type="gramEnd"/>
      <w:r w:rsidRPr="003A5EC4">
        <w:rPr>
          <w:szCs w:val="24"/>
          <w:lang w:val="en-IN"/>
        </w:rPr>
        <w:t>('1.0', END)</w:t>
      </w:r>
    </w:p>
    <w:p w14:paraId="03C1E277" w14:textId="4B231602" w:rsidR="003A5EC4" w:rsidRPr="003A5EC4" w:rsidRDefault="003A5EC4" w:rsidP="003A5EC4">
      <w:pPr>
        <w:tabs>
          <w:tab w:val="left" w:pos="5773"/>
        </w:tabs>
        <w:spacing w:line="360" w:lineRule="auto"/>
        <w:rPr>
          <w:szCs w:val="24"/>
          <w:lang w:val="en-IN"/>
        </w:rPr>
      </w:pPr>
      <w:r w:rsidRPr="003A5EC4">
        <w:rPr>
          <w:szCs w:val="24"/>
          <w:lang w:val="en-IN"/>
        </w:rPr>
        <w:t>    global X, Y</w:t>
      </w:r>
    </w:p>
    <w:p w14:paraId="4019949F" w14:textId="2E3C9F3D" w:rsidR="003A5EC4" w:rsidRPr="003A5EC4" w:rsidRDefault="003A5EC4" w:rsidP="003A5EC4">
      <w:pPr>
        <w:tabs>
          <w:tab w:val="left" w:pos="5773"/>
        </w:tabs>
        <w:spacing w:line="360" w:lineRule="auto"/>
        <w:rPr>
          <w:szCs w:val="24"/>
          <w:lang w:val="en-IN"/>
        </w:rPr>
      </w:pPr>
      <w:r w:rsidRPr="003A5EC4">
        <w:rPr>
          <w:szCs w:val="24"/>
          <w:lang w:val="en-IN"/>
        </w:rPr>
        <w:t xml:space="preserve">    global </w:t>
      </w:r>
      <w:proofErr w:type="spellStart"/>
      <w:r w:rsidRPr="003A5EC4">
        <w:rPr>
          <w:szCs w:val="24"/>
          <w:lang w:val="en-IN"/>
        </w:rPr>
        <w:t>X_train</w:t>
      </w:r>
      <w:proofErr w:type="spellEnd"/>
      <w:r w:rsidRPr="003A5EC4">
        <w:rPr>
          <w:szCs w:val="24"/>
          <w:lang w:val="en-IN"/>
        </w:rPr>
        <w:t xml:space="preserve">, </w:t>
      </w:r>
      <w:proofErr w:type="spellStart"/>
      <w:r w:rsidRPr="003A5EC4">
        <w:rPr>
          <w:szCs w:val="24"/>
          <w:lang w:val="en-IN"/>
        </w:rPr>
        <w:t>X_test</w:t>
      </w:r>
      <w:proofErr w:type="spellEnd"/>
      <w:r w:rsidRPr="003A5EC4">
        <w:rPr>
          <w:szCs w:val="24"/>
          <w:lang w:val="en-IN"/>
        </w:rPr>
        <w:t xml:space="preserve">, </w:t>
      </w:r>
      <w:proofErr w:type="spellStart"/>
      <w:r w:rsidRPr="003A5EC4">
        <w:rPr>
          <w:szCs w:val="24"/>
          <w:lang w:val="en-IN"/>
        </w:rPr>
        <w:t>y_train</w:t>
      </w:r>
      <w:proofErr w:type="spellEnd"/>
      <w:r w:rsidRPr="003A5EC4">
        <w:rPr>
          <w:szCs w:val="24"/>
          <w:lang w:val="en-IN"/>
        </w:rPr>
        <w:t xml:space="preserve">, </w:t>
      </w:r>
      <w:proofErr w:type="spellStart"/>
      <w:r w:rsidRPr="003A5EC4">
        <w:rPr>
          <w:szCs w:val="24"/>
          <w:lang w:val="en-IN"/>
        </w:rPr>
        <w:t>y_test</w:t>
      </w:r>
      <w:proofErr w:type="spellEnd"/>
    </w:p>
    <w:p w14:paraId="306763BE" w14:textId="5D5DB668" w:rsidR="003A5EC4" w:rsidRPr="003A5EC4" w:rsidRDefault="003A5EC4" w:rsidP="003A5EC4">
      <w:pPr>
        <w:tabs>
          <w:tab w:val="left" w:pos="5773"/>
        </w:tabs>
        <w:spacing w:line="360" w:lineRule="auto"/>
        <w:rPr>
          <w:szCs w:val="24"/>
          <w:lang w:val="en-IN"/>
        </w:rPr>
      </w:pPr>
      <w:r w:rsidRPr="003A5EC4">
        <w:rPr>
          <w:szCs w:val="24"/>
          <w:lang w:val="en-IN"/>
        </w:rPr>
        <w:t>    global dataset, le</w:t>
      </w:r>
      <w:proofErr w:type="gramStart"/>
      <w:r w:rsidRPr="003A5EC4">
        <w:rPr>
          <w:szCs w:val="24"/>
          <w:lang w:val="en-IN"/>
        </w:rPr>
        <w:t>1,le</w:t>
      </w:r>
      <w:proofErr w:type="gramEnd"/>
      <w:r w:rsidRPr="003A5EC4">
        <w:rPr>
          <w:szCs w:val="24"/>
          <w:lang w:val="en-IN"/>
        </w:rPr>
        <w:t>2,le3,le4,le5</w:t>
      </w:r>
    </w:p>
    <w:p w14:paraId="096A2A8C" w14:textId="2B99EEB0" w:rsidR="003A5EC4" w:rsidRPr="003A5EC4" w:rsidRDefault="003A5EC4" w:rsidP="003A5EC4">
      <w:pPr>
        <w:tabs>
          <w:tab w:val="left" w:pos="5773"/>
        </w:tabs>
        <w:spacing w:line="360" w:lineRule="auto"/>
        <w:rPr>
          <w:szCs w:val="24"/>
          <w:lang w:val="en-IN"/>
        </w:rPr>
      </w:pPr>
      <w:r w:rsidRPr="003A5EC4">
        <w:rPr>
          <w:szCs w:val="24"/>
          <w:lang w:val="en-IN"/>
        </w:rPr>
        <w:t xml:space="preserve">    le1 = </w:t>
      </w:r>
      <w:proofErr w:type="spellStart"/>
      <w:proofErr w:type="gramStart"/>
      <w:r w:rsidRPr="003A5EC4">
        <w:rPr>
          <w:szCs w:val="24"/>
          <w:lang w:val="en-IN"/>
        </w:rPr>
        <w:t>LabelEncoder</w:t>
      </w:r>
      <w:proofErr w:type="spellEnd"/>
      <w:r w:rsidRPr="003A5EC4">
        <w:rPr>
          <w:szCs w:val="24"/>
          <w:lang w:val="en-IN"/>
        </w:rPr>
        <w:t>(</w:t>
      </w:r>
      <w:proofErr w:type="gramEnd"/>
      <w:r w:rsidRPr="003A5EC4">
        <w:rPr>
          <w:szCs w:val="24"/>
          <w:lang w:val="en-IN"/>
        </w:rPr>
        <w:t>)</w:t>
      </w:r>
    </w:p>
    <w:p w14:paraId="48EEEB04" w14:textId="20AEEEBE" w:rsidR="003A5EC4" w:rsidRPr="003A5EC4" w:rsidRDefault="003A5EC4" w:rsidP="003A5EC4">
      <w:pPr>
        <w:tabs>
          <w:tab w:val="left" w:pos="5773"/>
        </w:tabs>
        <w:spacing w:line="360" w:lineRule="auto"/>
        <w:rPr>
          <w:szCs w:val="24"/>
          <w:lang w:val="en-IN"/>
        </w:rPr>
      </w:pPr>
      <w:r w:rsidRPr="003A5EC4">
        <w:rPr>
          <w:szCs w:val="24"/>
          <w:lang w:val="en-IN"/>
        </w:rPr>
        <w:t xml:space="preserve">    le2 = </w:t>
      </w:r>
      <w:proofErr w:type="spellStart"/>
      <w:proofErr w:type="gramStart"/>
      <w:r w:rsidRPr="003A5EC4">
        <w:rPr>
          <w:szCs w:val="24"/>
          <w:lang w:val="en-IN"/>
        </w:rPr>
        <w:t>LabelEncoder</w:t>
      </w:r>
      <w:proofErr w:type="spellEnd"/>
      <w:r w:rsidRPr="003A5EC4">
        <w:rPr>
          <w:szCs w:val="24"/>
          <w:lang w:val="en-IN"/>
        </w:rPr>
        <w:t>(</w:t>
      </w:r>
      <w:proofErr w:type="gramEnd"/>
      <w:r w:rsidRPr="003A5EC4">
        <w:rPr>
          <w:szCs w:val="24"/>
          <w:lang w:val="en-IN"/>
        </w:rPr>
        <w:t>)</w:t>
      </w:r>
    </w:p>
    <w:p w14:paraId="10BACE19" w14:textId="09D00FBF" w:rsidR="003A5EC4" w:rsidRPr="003A5EC4" w:rsidRDefault="003A5EC4" w:rsidP="003A5EC4">
      <w:pPr>
        <w:tabs>
          <w:tab w:val="left" w:pos="5773"/>
        </w:tabs>
        <w:spacing w:line="360" w:lineRule="auto"/>
        <w:rPr>
          <w:szCs w:val="24"/>
          <w:lang w:val="en-IN"/>
        </w:rPr>
      </w:pPr>
      <w:r w:rsidRPr="003A5EC4">
        <w:rPr>
          <w:szCs w:val="24"/>
          <w:lang w:val="en-IN"/>
        </w:rPr>
        <w:t xml:space="preserve">    le3 = </w:t>
      </w:r>
      <w:proofErr w:type="spellStart"/>
      <w:proofErr w:type="gramStart"/>
      <w:r w:rsidRPr="003A5EC4">
        <w:rPr>
          <w:szCs w:val="24"/>
          <w:lang w:val="en-IN"/>
        </w:rPr>
        <w:t>LabelEncoder</w:t>
      </w:r>
      <w:proofErr w:type="spellEnd"/>
      <w:r w:rsidRPr="003A5EC4">
        <w:rPr>
          <w:szCs w:val="24"/>
          <w:lang w:val="en-IN"/>
        </w:rPr>
        <w:t>(</w:t>
      </w:r>
      <w:proofErr w:type="gramEnd"/>
      <w:r w:rsidRPr="003A5EC4">
        <w:rPr>
          <w:szCs w:val="24"/>
          <w:lang w:val="en-IN"/>
        </w:rPr>
        <w:t>)</w:t>
      </w:r>
    </w:p>
    <w:p w14:paraId="69816028" w14:textId="5FCBF676" w:rsidR="003A5EC4" w:rsidRPr="003A5EC4" w:rsidRDefault="003A5EC4" w:rsidP="003A5EC4">
      <w:pPr>
        <w:tabs>
          <w:tab w:val="left" w:pos="5773"/>
        </w:tabs>
        <w:spacing w:line="360" w:lineRule="auto"/>
        <w:rPr>
          <w:szCs w:val="24"/>
          <w:lang w:val="en-IN"/>
        </w:rPr>
      </w:pPr>
      <w:r w:rsidRPr="003A5EC4">
        <w:rPr>
          <w:szCs w:val="24"/>
          <w:lang w:val="en-IN"/>
        </w:rPr>
        <w:t xml:space="preserve">    le4 = </w:t>
      </w:r>
      <w:proofErr w:type="spellStart"/>
      <w:proofErr w:type="gramStart"/>
      <w:r w:rsidRPr="003A5EC4">
        <w:rPr>
          <w:szCs w:val="24"/>
          <w:lang w:val="en-IN"/>
        </w:rPr>
        <w:t>LabelEncoder</w:t>
      </w:r>
      <w:proofErr w:type="spellEnd"/>
      <w:r w:rsidRPr="003A5EC4">
        <w:rPr>
          <w:szCs w:val="24"/>
          <w:lang w:val="en-IN"/>
        </w:rPr>
        <w:t>(</w:t>
      </w:r>
      <w:proofErr w:type="gramEnd"/>
      <w:r w:rsidRPr="003A5EC4">
        <w:rPr>
          <w:szCs w:val="24"/>
          <w:lang w:val="en-IN"/>
        </w:rPr>
        <w:t>)</w:t>
      </w:r>
    </w:p>
    <w:p w14:paraId="2352DEE3" w14:textId="26E3CA7B" w:rsidR="003A5EC4" w:rsidRPr="003A5EC4" w:rsidRDefault="003A5EC4" w:rsidP="003A5EC4">
      <w:pPr>
        <w:tabs>
          <w:tab w:val="left" w:pos="5773"/>
        </w:tabs>
        <w:spacing w:line="360" w:lineRule="auto"/>
        <w:rPr>
          <w:szCs w:val="24"/>
          <w:lang w:val="en-IN"/>
        </w:rPr>
      </w:pPr>
      <w:r w:rsidRPr="003A5EC4">
        <w:rPr>
          <w:szCs w:val="24"/>
          <w:lang w:val="en-IN"/>
        </w:rPr>
        <w:t xml:space="preserve">    le5 = </w:t>
      </w:r>
      <w:proofErr w:type="spellStart"/>
      <w:proofErr w:type="gramStart"/>
      <w:r w:rsidRPr="003A5EC4">
        <w:rPr>
          <w:szCs w:val="24"/>
          <w:lang w:val="en-IN"/>
        </w:rPr>
        <w:t>LabelEncoder</w:t>
      </w:r>
      <w:proofErr w:type="spellEnd"/>
      <w:r w:rsidRPr="003A5EC4">
        <w:rPr>
          <w:szCs w:val="24"/>
          <w:lang w:val="en-IN"/>
        </w:rPr>
        <w:t>(</w:t>
      </w:r>
      <w:proofErr w:type="gramEnd"/>
      <w:r w:rsidRPr="003A5EC4">
        <w:rPr>
          <w:szCs w:val="24"/>
          <w:lang w:val="en-IN"/>
        </w:rPr>
        <w:t>)</w:t>
      </w:r>
    </w:p>
    <w:p w14:paraId="3D3D63B6" w14:textId="387B4C14"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dataset.fillna</w:t>
      </w:r>
      <w:proofErr w:type="spellEnd"/>
      <w:proofErr w:type="gramEnd"/>
      <w:r w:rsidRPr="003A5EC4">
        <w:rPr>
          <w:szCs w:val="24"/>
          <w:lang w:val="en-IN"/>
        </w:rPr>
        <w:t xml:space="preserve">(0, </w:t>
      </w:r>
      <w:proofErr w:type="spellStart"/>
      <w:r w:rsidRPr="003A5EC4">
        <w:rPr>
          <w:szCs w:val="24"/>
          <w:lang w:val="en-IN"/>
        </w:rPr>
        <w:t>inplace</w:t>
      </w:r>
      <w:proofErr w:type="spellEnd"/>
      <w:r w:rsidRPr="003A5EC4">
        <w:rPr>
          <w:szCs w:val="24"/>
          <w:lang w:val="en-IN"/>
        </w:rPr>
        <w:t xml:space="preserve"> = True)    </w:t>
      </w:r>
    </w:p>
    <w:p w14:paraId="77270E43" w14:textId="0D9E3E89" w:rsidR="003A5EC4" w:rsidRPr="003A5EC4" w:rsidRDefault="003A5EC4" w:rsidP="003A5EC4">
      <w:pPr>
        <w:tabs>
          <w:tab w:val="left" w:pos="5773"/>
        </w:tabs>
        <w:spacing w:line="360" w:lineRule="auto"/>
        <w:rPr>
          <w:szCs w:val="24"/>
          <w:lang w:val="en-IN"/>
        </w:rPr>
      </w:pPr>
      <w:r w:rsidRPr="003A5EC4">
        <w:rPr>
          <w:szCs w:val="24"/>
          <w:lang w:val="en-IN"/>
        </w:rPr>
        <w:t xml:space="preserve">    dataset['gender'] = </w:t>
      </w:r>
      <w:proofErr w:type="spellStart"/>
      <w:proofErr w:type="gramStart"/>
      <w:r w:rsidRPr="003A5EC4">
        <w:rPr>
          <w:szCs w:val="24"/>
          <w:lang w:val="en-IN"/>
        </w:rPr>
        <w:t>pd.Series</w:t>
      </w:r>
      <w:proofErr w:type="spellEnd"/>
      <w:proofErr w:type="gramEnd"/>
      <w:r w:rsidRPr="003A5EC4">
        <w:rPr>
          <w:szCs w:val="24"/>
          <w:lang w:val="en-IN"/>
        </w:rPr>
        <w:t>(le1.fit_transform(dataset['gender'].</w:t>
      </w:r>
      <w:proofErr w:type="spellStart"/>
      <w:r w:rsidRPr="003A5EC4">
        <w:rPr>
          <w:szCs w:val="24"/>
          <w:lang w:val="en-IN"/>
        </w:rPr>
        <w:t>astype</w:t>
      </w:r>
      <w:proofErr w:type="spellEnd"/>
      <w:r w:rsidRPr="003A5EC4">
        <w:rPr>
          <w:szCs w:val="24"/>
          <w:lang w:val="en-IN"/>
        </w:rPr>
        <w:t>(str)))</w:t>
      </w:r>
    </w:p>
    <w:p w14:paraId="59D2FDC3" w14:textId="2E0B2C24" w:rsidR="003A5EC4" w:rsidRDefault="003A5EC4" w:rsidP="003A5EC4">
      <w:pPr>
        <w:tabs>
          <w:tab w:val="left" w:pos="5773"/>
        </w:tabs>
        <w:spacing w:line="360" w:lineRule="auto"/>
        <w:rPr>
          <w:szCs w:val="24"/>
          <w:lang w:val="en-IN"/>
        </w:rPr>
      </w:pPr>
      <w:r w:rsidRPr="003A5EC4">
        <w:rPr>
          <w:szCs w:val="24"/>
          <w:lang w:val="en-IN"/>
        </w:rPr>
        <w:t>    dataset['</w:t>
      </w:r>
      <w:proofErr w:type="spellStart"/>
      <w:r w:rsidRPr="003A5EC4">
        <w:rPr>
          <w:szCs w:val="24"/>
          <w:lang w:val="en-IN"/>
        </w:rPr>
        <w:t>ever_married</w:t>
      </w:r>
      <w:proofErr w:type="spellEnd"/>
      <w:r w:rsidRPr="003A5EC4">
        <w:rPr>
          <w:szCs w:val="24"/>
          <w:lang w:val="en-IN"/>
        </w:rPr>
        <w:t xml:space="preserve">'] = </w:t>
      </w:r>
      <w:proofErr w:type="gramStart"/>
      <w:r w:rsidRPr="003A5EC4">
        <w:rPr>
          <w:szCs w:val="24"/>
          <w:lang w:val="en-IN"/>
        </w:rPr>
        <w:t>pd.Series</w:t>
      </w:r>
      <w:proofErr w:type="gramEnd"/>
      <w:r w:rsidRPr="003A5EC4">
        <w:rPr>
          <w:szCs w:val="24"/>
          <w:lang w:val="en-IN"/>
        </w:rPr>
        <w:t>(le2.fit_transform(dataset['ever_married'].astype(str)))</w:t>
      </w:r>
    </w:p>
    <w:p w14:paraId="47E9936C" w14:textId="7DA91FA4" w:rsidR="003A5EC4" w:rsidRPr="003A5EC4" w:rsidRDefault="00C26F60" w:rsidP="003A5EC4">
      <w:pPr>
        <w:tabs>
          <w:tab w:val="left" w:pos="5773"/>
        </w:tabs>
        <w:spacing w:line="360" w:lineRule="auto"/>
        <w:rPr>
          <w:szCs w:val="24"/>
          <w:lang w:val="en-IN"/>
        </w:rPr>
      </w:pPr>
      <w:r w:rsidRPr="009477AB">
        <w:rPr>
          <w:b/>
          <w:noProof/>
          <w:sz w:val="71"/>
        </w:rPr>
        <mc:AlternateContent>
          <mc:Choice Requires="wps">
            <w:drawing>
              <wp:anchor distT="45720" distB="45720" distL="114300" distR="114300" simplePos="0" relativeHeight="251786240" behindDoc="0" locked="0" layoutInCell="1" allowOverlap="1" wp14:anchorId="355B4BD2" wp14:editId="02AC5E40">
                <wp:simplePos x="0" y="0"/>
                <wp:positionH relativeFrom="margin">
                  <wp:align>right</wp:align>
                </wp:positionH>
                <wp:positionV relativeFrom="paragraph">
                  <wp:posOffset>589643</wp:posOffset>
                </wp:positionV>
                <wp:extent cx="5730240" cy="342900"/>
                <wp:effectExtent l="0" t="0" r="3810" b="0"/>
                <wp:wrapSquare wrapText="bothSides"/>
                <wp:docPr id="11473899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62817E60" w14:textId="1B3042BD" w:rsidR="00C26F60" w:rsidRPr="003A5EC4" w:rsidRDefault="00C26F60">
                            <w:pPr>
                              <w:spacing w:line="360" w:lineRule="auto"/>
                              <w:ind w:left="0" w:firstLine="0"/>
                              <w:rPr>
                                <w:bCs/>
                                <w:szCs w:val="24"/>
                              </w:rPr>
                              <w:pPrChange w:id="161" w:author="Ajay kumar Chigurla" w:date="2023-09-21T11:55:00Z">
                                <w:pPr>
                                  <w:spacing w:line="360" w:lineRule="auto"/>
                                  <w:ind w:left="0" w:firstLineChars="100" w:firstLine="240"/>
                                </w:pPr>
                              </w:pPrChange>
                            </w:pPr>
                            <w:r>
                              <w:rPr>
                                <w:bCs/>
                                <w:szCs w:val="24"/>
                              </w:rPr>
                              <w:t xml:space="preserve">CMRTC                                                                                                                                          </w:t>
                            </w:r>
                            <w:del w:id="162" w:author="Ajay kumar Chigurla" w:date="2023-09-21T11:55:00Z">
                              <w:r>
                                <w:rPr>
                                  <w:bCs/>
                                  <w:szCs w:val="24"/>
                                </w:rPr>
                                <w:delText xml:space="preserve">  </w:delText>
                              </w:r>
                            </w:del>
                            <w:r w:rsidR="00DB11FD">
                              <w:rPr>
                                <w:bCs/>
                                <w:szCs w:val="24"/>
                              </w:rPr>
                              <w:t>14</w:t>
                            </w:r>
                          </w:p>
                          <w:p w14:paraId="1CDA1719" w14:textId="77777777" w:rsidR="00C26F60" w:rsidRDefault="00C26F60" w:rsidP="00C26F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B4BD2" id="_x0000_s1053" type="#_x0000_t202" style="position:absolute;left:0;text-align:left;margin-left:400pt;margin-top:46.45pt;width:451.2pt;height:27pt;z-index:251786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" stroked="f">
                <v:textbox>
                  <w:txbxContent>
                    <w:p w14:paraId="62817E60" w14:textId="1B3042BD" w:rsidR="00C26F60" w:rsidRPr="003A5EC4" w:rsidRDefault="00C26F60">
                      <w:pPr>
                        <w:spacing w:line="360" w:lineRule="auto"/>
                        <w:ind w:left="0" w:firstLine="0"/>
                        <w:rPr>
                          <w:bCs/>
                          <w:szCs w:val="24"/>
                        </w:rPr>
                        <w:pPrChange w:id="163" w:author="Ajay kumar Chigurla" w:date="2023-09-21T11:55:00Z">
                          <w:pPr>
                            <w:spacing w:line="360" w:lineRule="auto"/>
                            <w:ind w:left="0" w:firstLineChars="100" w:firstLine="240"/>
                          </w:pPr>
                        </w:pPrChange>
                      </w:pPr>
                      <w:r>
                        <w:rPr>
                          <w:bCs/>
                          <w:szCs w:val="24"/>
                        </w:rPr>
                        <w:t xml:space="preserve">CMRTC                                                                                                                                          </w:t>
                      </w:r>
                      <w:del w:id="164" w:author="Ajay kumar Chigurla" w:date="2023-09-21T11:55:00Z">
                        <w:r>
                          <w:rPr>
                            <w:bCs/>
                            <w:szCs w:val="24"/>
                          </w:rPr>
                          <w:delText xml:space="preserve">  </w:delText>
                        </w:r>
                      </w:del>
                      <w:r w:rsidR="00DB11FD">
                        <w:rPr>
                          <w:bCs/>
                          <w:szCs w:val="24"/>
                        </w:rPr>
                        <w:t>14</w:t>
                      </w:r>
                    </w:p>
                    <w:p w14:paraId="1CDA1719" w14:textId="77777777" w:rsidR="00C26F60" w:rsidRDefault="00C26F60" w:rsidP="00C26F60"/>
                  </w:txbxContent>
                </v:textbox>
                <w10:wrap type="square" anchorx="margin"/>
              </v:shape>
            </w:pict>
          </mc:Fallback>
        </mc:AlternateContent>
      </w:r>
      <w:r w:rsidR="003A5EC4" w:rsidRPr="003A5EC4">
        <w:rPr>
          <w:szCs w:val="24"/>
          <w:lang w:val="en-IN"/>
        </w:rPr>
        <w:t>dataset['</w:t>
      </w:r>
      <w:proofErr w:type="spellStart"/>
      <w:r w:rsidR="003A5EC4" w:rsidRPr="003A5EC4">
        <w:rPr>
          <w:szCs w:val="24"/>
          <w:lang w:val="en-IN"/>
        </w:rPr>
        <w:t>work_type</w:t>
      </w:r>
      <w:proofErr w:type="spellEnd"/>
      <w:r w:rsidR="003A5EC4" w:rsidRPr="003A5EC4">
        <w:rPr>
          <w:szCs w:val="24"/>
          <w:lang w:val="en-IN"/>
        </w:rPr>
        <w:t xml:space="preserve">'] = </w:t>
      </w:r>
      <w:proofErr w:type="spellStart"/>
      <w:proofErr w:type="gramStart"/>
      <w:r w:rsidR="003A5EC4" w:rsidRPr="003A5EC4">
        <w:rPr>
          <w:szCs w:val="24"/>
          <w:lang w:val="en-IN"/>
        </w:rPr>
        <w:t>pd.Series</w:t>
      </w:r>
      <w:proofErr w:type="spellEnd"/>
      <w:proofErr w:type="gramEnd"/>
      <w:r w:rsidR="003A5EC4" w:rsidRPr="003A5EC4">
        <w:rPr>
          <w:szCs w:val="24"/>
          <w:lang w:val="en-IN"/>
        </w:rPr>
        <w:t>(le3.fit_transform(dataset['</w:t>
      </w:r>
      <w:proofErr w:type="spellStart"/>
      <w:r w:rsidR="003A5EC4" w:rsidRPr="003A5EC4">
        <w:rPr>
          <w:szCs w:val="24"/>
          <w:lang w:val="en-IN"/>
        </w:rPr>
        <w:t>work_type</w:t>
      </w:r>
      <w:proofErr w:type="spellEnd"/>
      <w:r w:rsidR="003A5EC4" w:rsidRPr="003A5EC4">
        <w:rPr>
          <w:szCs w:val="24"/>
          <w:lang w:val="en-IN"/>
        </w:rPr>
        <w:t>'].</w:t>
      </w:r>
      <w:proofErr w:type="spellStart"/>
      <w:r w:rsidR="003A5EC4" w:rsidRPr="003A5EC4">
        <w:rPr>
          <w:szCs w:val="24"/>
          <w:lang w:val="en-IN"/>
        </w:rPr>
        <w:t>astype</w:t>
      </w:r>
      <w:proofErr w:type="spellEnd"/>
      <w:r w:rsidR="003A5EC4" w:rsidRPr="003A5EC4">
        <w:rPr>
          <w:szCs w:val="24"/>
          <w:lang w:val="en-IN"/>
        </w:rPr>
        <w:t>(str)))</w:t>
      </w:r>
    </w:p>
    <w:p w14:paraId="66C96AD4" w14:textId="3479343F" w:rsidR="003A5EC4" w:rsidRPr="003A5EC4" w:rsidRDefault="009D2D21" w:rsidP="003A5EC4">
      <w:pPr>
        <w:tabs>
          <w:tab w:val="left" w:pos="5773"/>
        </w:tabs>
        <w:spacing w:line="360" w:lineRule="auto"/>
        <w:rPr>
          <w:szCs w:val="24"/>
          <w:lang w:val="en-IN"/>
        </w:rPr>
      </w:pPr>
      <w:ins w:id="165" w:author="Ajay kumar Chigurla" w:date="2023-09-21T11:55:00Z">
        <w:r w:rsidRPr="00377820">
          <w:rPr>
            <w:noProof/>
            <w:sz w:val="32"/>
          </w:rPr>
          <w:lastRenderedPageBreak/>
          <mc:AlternateContent>
            <mc:Choice Requires="wps">
              <w:drawing>
                <wp:anchor distT="45720" distB="45720" distL="114300" distR="114300" simplePos="0" relativeHeight="251687936" behindDoc="0" locked="0" layoutInCell="1" allowOverlap="1" wp14:anchorId="28D61F11" wp14:editId="138F4F44">
                  <wp:simplePos x="0" y="0"/>
                  <wp:positionH relativeFrom="margin">
                    <wp:align>right</wp:align>
                  </wp:positionH>
                  <wp:positionV relativeFrom="page">
                    <wp:posOffset>347163</wp:posOffset>
                  </wp:positionV>
                  <wp:extent cx="5436870" cy="253365"/>
                  <wp:effectExtent l="0" t="0" r="0" b="0"/>
                  <wp:wrapSquare wrapText="bothSides"/>
                  <wp:docPr id="1508186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39C4D8F6" w14:textId="77777777" w:rsidR="009D2D21" w:rsidRPr="00377820" w:rsidRDefault="009D2D21" w:rsidP="009D2D21">
                              <w:pPr>
                                <w:pStyle w:val="Header"/>
                                <w:rPr>
                                  <w:ins w:id="166" w:author="Ajay kumar Chigurla" w:date="2023-09-21T11:55:00Z"/>
                                  <w:sz w:val="21"/>
                                  <w:szCs w:val="20"/>
                                </w:rPr>
                              </w:pPr>
                              <w:ins w:id="167"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D61F11" id="_x0000_s1054" type="#_x0000_t202" style="position:absolute;left:0;text-align:left;margin-left:376.9pt;margin-top:27.35pt;width:428.1pt;height:19.95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" stroked="f">
                  <v:textbox style="mso-fit-shape-to-text:t">
                    <w:txbxContent>
                      <w:p w14:paraId="39C4D8F6" w14:textId="77777777" w:rsidR="009D2D21" w:rsidRPr="00377820" w:rsidRDefault="009D2D21" w:rsidP="009D2D21">
                        <w:pPr>
                          <w:pStyle w:val="Header"/>
                          <w:rPr>
                            <w:ins w:id="168" w:author="Ajay kumar Chigurla" w:date="2023-09-21T11:55:00Z"/>
                            <w:sz w:val="21"/>
                            <w:szCs w:val="20"/>
                          </w:rPr>
                        </w:pPr>
                        <w:ins w:id="169"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3A5EC4" w:rsidRPr="003A5EC4">
        <w:rPr>
          <w:szCs w:val="24"/>
          <w:lang w:val="en-IN"/>
        </w:rPr>
        <w:t>    dataset['</w:t>
      </w:r>
      <w:proofErr w:type="spellStart"/>
      <w:r w:rsidR="003A5EC4" w:rsidRPr="003A5EC4">
        <w:rPr>
          <w:szCs w:val="24"/>
          <w:lang w:val="en-IN"/>
        </w:rPr>
        <w:t>Residence_type</w:t>
      </w:r>
      <w:proofErr w:type="spellEnd"/>
      <w:r w:rsidR="003A5EC4" w:rsidRPr="003A5EC4">
        <w:rPr>
          <w:szCs w:val="24"/>
          <w:lang w:val="en-IN"/>
        </w:rPr>
        <w:t xml:space="preserve">'] = </w:t>
      </w:r>
      <w:proofErr w:type="gramStart"/>
      <w:r w:rsidR="003A5EC4" w:rsidRPr="003A5EC4">
        <w:rPr>
          <w:szCs w:val="24"/>
          <w:lang w:val="en-IN"/>
        </w:rPr>
        <w:t>pd.Series</w:t>
      </w:r>
      <w:proofErr w:type="gramEnd"/>
      <w:r w:rsidR="003A5EC4" w:rsidRPr="003A5EC4">
        <w:rPr>
          <w:szCs w:val="24"/>
          <w:lang w:val="en-IN"/>
        </w:rPr>
        <w:t>(le4.fit_transform(dataset['Residence_type'].astype(str)))</w:t>
      </w:r>
    </w:p>
    <w:p w14:paraId="581423A0" w14:textId="77777777" w:rsidR="003A5EC4" w:rsidRPr="003A5EC4" w:rsidRDefault="003A5EC4" w:rsidP="003A5EC4">
      <w:pPr>
        <w:tabs>
          <w:tab w:val="left" w:pos="5773"/>
        </w:tabs>
        <w:spacing w:line="360" w:lineRule="auto"/>
        <w:rPr>
          <w:szCs w:val="24"/>
          <w:lang w:val="en-IN"/>
        </w:rPr>
      </w:pPr>
      <w:r w:rsidRPr="003A5EC4">
        <w:rPr>
          <w:szCs w:val="24"/>
          <w:lang w:val="en-IN"/>
        </w:rPr>
        <w:t>    dataset['</w:t>
      </w:r>
      <w:proofErr w:type="spellStart"/>
      <w:r w:rsidRPr="003A5EC4">
        <w:rPr>
          <w:szCs w:val="24"/>
          <w:lang w:val="en-IN"/>
        </w:rPr>
        <w:t>smoking_status</w:t>
      </w:r>
      <w:proofErr w:type="spellEnd"/>
      <w:r w:rsidRPr="003A5EC4">
        <w:rPr>
          <w:szCs w:val="24"/>
          <w:lang w:val="en-IN"/>
        </w:rPr>
        <w:t xml:space="preserve">'] = </w:t>
      </w:r>
      <w:proofErr w:type="gramStart"/>
      <w:r w:rsidRPr="003A5EC4">
        <w:rPr>
          <w:szCs w:val="24"/>
          <w:lang w:val="en-IN"/>
        </w:rPr>
        <w:t>pd.Series</w:t>
      </w:r>
      <w:proofErr w:type="gramEnd"/>
      <w:r w:rsidRPr="003A5EC4">
        <w:rPr>
          <w:szCs w:val="24"/>
          <w:lang w:val="en-IN"/>
        </w:rPr>
        <w:t>(le5.fit_transform(dataset['smoking_status'].astype(str)))</w:t>
      </w:r>
    </w:p>
    <w:p w14:paraId="17A79E73"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text.insert</w:t>
      </w:r>
      <w:proofErr w:type="spellEnd"/>
      <w:proofErr w:type="gramEnd"/>
      <w:r w:rsidRPr="003A5EC4">
        <w:rPr>
          <w:szCs w:val="24"/>
          <w:lang w:val="en-IN"/>
        </w:rPr>
        <w:t>(</w:t>
      </w:r>
      <w:proofErr w:type="spellStart"/>
      <w:r w:rsidRPr="003A5EC4">
        <w:rPr>
          <w:szCs w:val="24"/>
          <w:lang w:val="en-IN"/>
        </w:rPr>
        <w:t>END,str</w:t>
      </w:r>
      <w:proofErr w:type="spellEnd"/>
      <w:r w:rsidRPr="003A5EC4">
        <w:rPr>
          <w:szCs w:val="24"/>
          <w:lang w:val="en-IN"/>
        </w:rPr>
        <w:t>(</w:t>
      </w:r>
      <w:proofErr w:type="spellStart"/>
      <w:r w:rsidRPr="003A5EC4">
        <w:rPr>
          <w:szCs w:val="24"/>
          <w:lang w:val="en-IN"/>
        </w:rPr>
        <w:t>dataset.head</w:t>
      </w:r>
      <w:proofErr w:type="spellEnd"/>
      <w:r w:rsidRPr="003A5EC4">
        <w:rPr>
          <w:szCs w:val="24"/>
          <w:lang w:val="en-IN"/>
        </w:rPr>
        <w:t>())+"\n\n")</w:t>
      </w:r>
    </w:p>
    <w:p w14:paraId="147655C8"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text.update</w:t>
      </w:r>
      <w:proofErr w:type="gramEnd"/>
      <w:r w:rsidRPr="003A5EC4">
        <w:rPr>
          <w:szCs w:val="24"/>
          <w:lang w:val="en-IN"/>
        </w:rPr>
        <w:t>_idletasks</w:t>
      </w:r>
      <w:proofErr w:type="spellEnd"/>
      <w:r w:rsidRPr="003A5EC4">
        <w:rPr>
          <w:szCs w:val="24"/>
          <w:lang w:val="en-IN"/>
        </w:rPr>
        <w:t>()</w:t>
      </w:r>
    </w:p>
    <w:p w14:paraId="1AC58F62"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label = </w:t>
      </w:r>
      <w:proofErr w:type="spellStart"/>
      <w:proofErr w:type="gramStart"/>
      <w:r w:rsidRPr="003A5EC4">
        <w:rPr>
          <w:szCs w:val="24"/>
          <w:lang w:val="en-IN"/>
        </w:rPr>
        <w:t>dataset.groupby</w:t>
      </w:r>
      <w:proofErr w:type="spellEnd"/>
      <w:proofErr w:type="gramEnd"/>
      <w:r w:rsidRPr="003A5EC4">
        <w:rPr>
          <w:szCs w:val="24"/>
          <w:lang w:val="en-IN"/>
        </w:rPr>
        <w:t>('stroke').size()</w:t>
      </w:r>
    </w:p>
    <w:p w14:paraId="281A5F25"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dataset = </w:t>
      </w:r>
      <w:proofErr w:type="spellStart"/>
      <w:proofErr w:type="gramStart"/>
      <w:r w:rsidRPr="003A5EC4">
        <w:rPr>
          <w:szCs w:val="24"/>
          <w:lang w:val="en-IN"/>
        </w:rPr>
        <w:t>dataset.values</w:t>
      </w:r>
      <w:proofErr w:type="spellEnd"/>
      <w:proofErr w:type="gramEnd"/>
    </w:p>
    <w:p w14:paraId="16C0DF4B"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text.insert</w:t>
      </w:r>
      <w:proofErr w:type="spellEnd"/>
      <w:proofErr w:type="gramEnd"/>
      <w:r w:rsidRPr="003A5EC4">
        <w:rPr>
          <w:szCs w:val="24"/>
          <w:lang w:val="en-IN"/>
        </w:rPr>
        <w:t>(END,"\</w:t>
      </w:r>
      <w:proofErr w:type="spellStart"/>
      <w:r w:rsidRPr="003A5EC4">
        <w:rPr>
          <w:szCs w:val="24"/>
          <w:lang w:val="en-IN"/>
        </w:rPr>
        <w:t>nTotal</w:t>
      </w:r>
      <w:proofErr w:type="spellEnd"/>
      <w:r w:rsidRPr="003A5EC4">
        <w:rPr>
          <w:szCs w:val="24"/>
          <w:lang w:val="en-IN"/>
        </w:rPr>
        <w:t xml:space="preserve"> attributes before applying features selection: "+str(</w:t>
      </w:r>
      <w:proofErr w:type="spellStart"/>
      <w:r w:rsidRPr="003A5EC4">
        <w:rPr>
          <w:szCs w:val="24"/>
          <w:lang w:val="en-IN"/>
        </w:rPr>
        <w:t>dataset.shape</w:t>
      </w:r>
      <w:proofErr w:type="spellEnd"/>
      <w:r w:rsidRPr="003A5EC4">
        <w:rPr>
          <w:szCs w:val="24"/>
          <w:lang w:val="en-IN"/>
        </w:rPr>
        <w:t>[1])+"\n\n")</w:t>
      </w:r>
    </w:p>
    <w:p w14:paraId="0042F35A" w14:textId="77777777" w:rsidR="003A5EC4" w:rsidRPr="003A5EC4" w:rsidRDefault="003A5EC4" w:rsidP="003A5EC4">
      <w:pPr>
        <w:tabs>
          <w:tab w:val="left" w:pos="5773"/>
        </w:tabs>
        <w:spacing w:line="360" w:lineRule="auto"/>
        <w:rPr>
          <w:szCs w:val="24"/>
          <w:lang w:val="en-IN"/>
        </w:rPr>
      </w:pPr>
      <w:r w:rsidRPr="003A5EC4">
        <w:rPr>
          <w:szCs w:val="24"/>
          <w:lang w:val="en-IN"/>
        </w:rPr>
        <w:t>    X = dataset</w:t>
      </w:r>
      <w:proofErr w:type="gramStart"/>
      <w:r w:rsidRPr="003A5EC4">
        <w:rPr>
          <w:szCs w:val="24"/>
          <w:lang w:val="en-IN"/>
        </w:rPr>
        <w:t>[:,</w:t>
      </w:r>
      <w:proofErr w:type="gramEnd"/>
      <w:r w:rsidRPr="003A5EC4">
        <w:rPr>
          <w:szCs w:val="24"/>
          <w:lang w:val="en-IN"/>
        </w:rPr>
        <w:t>1:dataset.shape[1]-1]</w:t>
      </w:r>
    </w:p>
    <w:p w14:paraId="237E7287" w14:textId="77777777" w:rsidR="003A5EC4" w:rsidRPr="003A5EC4" w:rsidRDefault="003A5EC4" w:rsidP="003A5EC4">
      <w:pPr>
        <w:tabs>
          <w:tab w:val="left" w:pos="5773"/>
        </w:tabs>
        <w:spacing w:line="360" w:lineRule="auto"/>
        <w:rPr>
          <w:szCs w:val="24"/>
          <w:lang w:val="en-IN"/>
        </w:rPr>
      </w:pPr>
      <w:r w:rsidRPr="003A5EC4">
        <w:rPr>
          <w:szCs w:val="24"/>
          <w:lang w:val="en-IN"/>
        </w:rPr>
        <w:t>    Y = dataset</w:t>
      </w:r>
      <w:proofErr w:type="gramStart"/>
      <w:r w:rsidRPr="003A5EC4">
        <w:rPr>
          <w:szCs w:val="24"/>
          <w:lang w:val="en-IN"/>
        </w:rPr>
        <w:t>[:,</w:t>
      </w:r>
      <w:proofErr w:type="spellStart"/>
      <w:proofErr w:type="gramEnd"/>
      <w:r w:rsidRPr="003A5EC4">
        <w:rPr>
          <w:szCs w:val="24"/>
          <w:lang w:val="en-IN"/>
        </w:rPr>
        <w:t>dataset.shape</w:t>
      </w:r>
      <w:proofErr w:type="spellEnd"/>
      <w:r w:rsidRPr="003A5EC4">
        <w:rPr>
          <w:szCs w:val="24"/>
          <w:lang w:val="en-IN"/>
        </w:rPr>
        <w:t>[1]-1]</w:t>
      </w:r>
    </w:p>
    <w:p w14:paraId="44FC6CAD"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indices = </w:t>
      </w:r>
      <w:proofErr w:type="spellStart"/>
      <w:proofErr w:type="gramStart"/>
      <w:r w:rsidRPr="003A5EC4">
        <w:rPr>
          <w:szCs w:val="24"/>
          <w:lang w:val="en-IN"/>
        </w:rPr>
        <w:t>np.arange</w:t>
      </w:r>
      <w:proofErr w:type="spellEnd"/>
      <w:proofErr w:type="gramEnd"/>
      <w:r w:rsidRPr="003A5EC4">
        <w:rPr>
          <w:szCs w:val="24"/>
          <w:lang w:val="en-IN"/>
        </w:rPr>
        <w:t>(</w:t>
      </w:r>
      <w:proofErr w:type="spellStart"/>
      <w:r w:rsidRPr="003A5EC4">
        <w:rPr>
          <w:szCs w:val="24"/>
          <w:lang w:val="en-IN"/>
        </w:rPr>
        <w:t>X.shape</w:t>
      </w:r>
      <w:proofErr w:type="spellEnd"/>
      <w:r w:rsidRPr="003A5EC4">
        <w:rPr>
          <w:szCs w:val="24"/>
          <w:lang w:val="en-IN"/>
        </w:rPr>
        <w:t>[0])</w:t>
      </w:r>
    </w:p>
    <w:p w14:paraId="22E20397"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np.random</w:t>
      </w:r>
      <w:proofErr w:type="gramEnd"/>
      <w:r w:rsidRPr="003A5EC4">
        <w:rPr>
          <w:szCs w:val="24"/>
          <w:lang w:val="en-IN"/>
        </w:rPr>
        <w:t>.shuffle</w:t>
      </w:r>
      <w:proofErr w:type="spellEnd"/>
      <w:r w:rsidRPr="003A5EC4">
        <w:rPr>
          <w:szCs w:val="24"/>
          <w:lang w:val="en-IN"/>
        </w:rPr>
        <w:t>(indices)</w:t>
      </w:r>
    </w:p>
    <w:p w14:paraId="53B06A0E" w14:textId="77777777" w:rsidR="003A5EC4" w:rsidRPr="003A5EC4" w:rsidRDefault="003A5EC4" w:rsidP="003A5EC4">
      <w:pPr>
        <w:tabs>
          <w:tab w:val="left" w:pos="5773"/>
        </w:tabs>
        <w:spacing w:line="360" w:lineRule="auto"/>
        <w:rPr>
          <w:szCs w:val="24"/>
          <w:lang w:val="en-IN"/>
        </w:rPr>
      </w:pPr>
      <w:r w:rsidRPr="003A5EC4">
        <w:rPr>
          <w:szCs w:val="24"/>
          <w:lang w:val="en-IN"/>
        </w:rPr>
        <w:t>    X = X[indices]</w:t>
      </w:r>
    </w:p>
    <w:p w14:paraId="31E18FC0" w14:textId="77777777" w:rsidR="003A5EC4" w:rsidRPr="003A5EC4" w:rsidRDefault="003A5EC4" w:rsidP="003A5EC4">
      <w:pPr>
        <w:tabs>
          <w:tab w:val="left" w:pos="5773"/>
        </w:tabs>
        <w:spacing w:line="360" w:lineRule="auto"/>
        <w:rPr>
          <w:szCs w:val="24"/>
          <w:lang w:val="en-IN"/>
        </w:rPr>
      </w:pPr>
      <w:r w:rsidRPr="003A5EC4">
        <w:rPr>
          <w:szCs w:val="24"/>
          <w:lang w:val="en-IN"/>
        </w:rPr>
        <w:t>    Y = Y[indices]</w:t>
      </w:r>
    </w:p>
    <w:p w14:paraId="35548B79"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text.insert</w:t>
      </w:r>
      <w:proofErr w:type="spellEnd"/>
      <w:proofErr w:type="gramEnd"/>
      <w:r w:rsidRPr="003A5EC4">
        <w:rPr>
          <w:szCs w:val="24"/>
          <w:lang w:val="en-IN"/>
        </w:rPr>
        <w:t>(END,"\</w:t>
      </w:r>
      <w:proofErr w:type="spellStart"/>
      <w:r w:rsidRPr="003A5EC4">
        <w:rPr>
          <w:szCs w:val="24"/>
          <w:lang w:val="en-IN"/>
        </w:rPr>
        <w:t>nTotal</w:t>
      </w:r>
      <w:proofErr w:type="spellEnd"/>
      <w:r w:rsidRPr="003A5EC4">
        <w:rPr>
          <w:szCs w:val="24"/>
          <w:lang w:val="en-IN"/>
        </w:rPr>
        <w:t xml:space="preserve"> attributes after applying features selection: "+str(</w:t>
      </w:r>
      <w:proofErr w:type="spellStart"/>
      <w:r w:rsidRPr="003A5EC4">
        <w:rPr>
          <w:szCs w:val="24"/>
          <w:lang w:val="en-IN"/>
        </w:rPr>
        <w:t>X.shape</w:t>
      </w:r>
      <w:proofErr w:type="spellEnd"/>
      <w:r w:rsidRPr="003A5EC4">
        <w:rPr>
          <w:szCs w:val="24"/>
          <w:lang w:val="en-IN"/>
        </w:rPr>
        <w:t>[1])+"\n\n")</w:t>
      </w:r>
    </w:p>
    <w:p w14:paraId="077768D1"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r w:rsidRPr="003A5EC4">
        <w:rPr>
          <w:szCs w:val="24"/>
          <w:lang w:val="en-IN"/>
        </w:rPr>
        <w:t>X_train</w:t>
      </w:r>
      <w:proofErr w:type="spellEnd"/>
      <w:r w:rsidRPr="003A5EC4">
        <w:rPr>
          <w:szCs w:val="24"/>
          <w:lang w:val="en-IN"/>
        </w:rPr>
        <w:t xml:space="preserve">, </w:t>
      </w:r>
      <w:proofErr w:type="spellStart"/>
      <w:r w:rsidRPr="003A5EC4">
        <w:rPr>
          <w:szCs w:val="24"/>
          <w:lang w:val="en-IN"/>
        </w:rPr>
        <w:t>X_test</w:t>
      </w:r>
      <w:proofErr w:type="spellEnd"/>
      <w:r w:rsidRPr="003A5EC4">
        <w:rPr>
          <w:szCs w:val="24"/>
          <w:lang w:val="en-IN"/>
        </w:rPr>
        <w:t xml:space="preserve">, </w:t>
      </w:r>
      <w:proofErr w:type="spellStart"/>
      <w:r w:rsidRPr="003A5EC4">
        <w:rPr>
          <w:szCs w:val="24"/>
          <w:lang w:val="en-IN"/>
        </w:rPr>
        <w:t>y_train</w:t>
      </w:r>
      <w:proofErr w:type="spellEnd"/>
      <w:r w:rsidRPr="003A5EC4">
        <w:rPr>
          <w:szCs w:val="24"/>
          <w:lang w:val="en-IN"/>
        </w:rPr>
        <w:t xml:space="preserve">, </w:t>
      </w:r>
      <w:proofErr w:type="spellStart"/>
      <w:r w:rsidRPr="003A5EC4">
        <w:rPr>
          <w:szCs w:val="24"/>
          <w:lang w:val="en-IN"/>
        </w:rPr>
        <w:t>y_test</w:t>
      </w:r>
      <w:proofErr w:type="spellEnd"/>
      <w:r w:rsidRPr="003A5EC4">
        <w:rPr>
          <w:szCs w:val="24"/>
          <w:lang w:val="en-IN"/>
        </w:rPr>
        <w:t xml:space="preserve"> = </w:t>
      </w:r>
      <w:proofErr w:type="spellStart"/>
      <w:r w:rsidRPr="003A5EC4">
        <w:rPr>
          <w:szCs w:val="24"/>
          <w:lang w:val="en-IN"/>
        </w:rPr>
        <w:t>train_test_</w:t>
      </w:r>
      <w:proofErr w:type="gramStart"/>
      <w:r w:rsidRPr="003A5EC4">
        <w:rPr>
          <w:szCs w:val="24"/>
          <w:lang w:val="en-IN"/>
        </w:rPr>
        <w:t>split</w:t>
      </w:r>
      <w:proofErr w:type="spellEnd"/>
      <w:r w:rsidRPr="003A5EC4">
        <w:rPr>
          <w:szCs w:val="24"/>
          <w:lang w:val="en-IN"/>
        </w:rPr>
        <w:t>(</w:t>
      </w:r>
      <w:proofErr w:type="gramEnd"/>
      <w:r w:rsidRPr="003A5EC4">
        <w:rPr>
          <w:szCs w:val="24"/>
          <w:lang w:val="en-IN"/>
        </w:rPr>
        <w:t xml:space="preserve">X, Y, </w:t>
      </w:r>
      <w:proofErr w:type="spellStart"/>
      <w:r w:rsidRPr="003A5EC4">
        <w:rPr>
          <w:szCs w:val="24"/>
          <w:lang w:val="en-IN"/>
        </w:rPr>
        <w:t>test_size</w:t>
      </w:r>
      <w:proofErr w:type="spellEnd"/>
      <w:r w:rsidRPr="003A5EC4">
        <w:rPr>
          <w:szCs w:val="24"/>
          <w:lang w:val="en-IN"/>
        </w:rPr>
        <w:t>=0.2)</w:t>
      </w:r>
    </w:p>
    <w:p w14:paraId="42645F0A" w14:textId="0AFCD4D3" w:rsid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text.insert</w:t>
      </w:r>
      <w:proofErr w:type="spellEnd"/>
      <w:proofErr w:type="gramEnd"/>
      <w:r w:rsidRPr="003A5EC4">
        <w:rPr>
          <w:szCs w:val="24"/>
          <w:lang w:val="en-IN"/>
        </w:rPr>
        <w:t>(</w:t>
      </w:r>
      <w:proofErr w:type="spellStart"/>
      <w:r w:rsidRPr="003A5EC4">
        <w:rPr>
          <w:szCs w:val="24"/>
          <w:lang w:val="en-IN"/>
        </w:rPr>
        <w:t>END,"Total</w:t>
      </w:r>
      <w:proofErr w:type="spellEnd"/>
      <w:r w:rsidRPr="003A5EC4">
        <w:rPr>
          <w:szCs w:val="24"/>
          <w:lang w:val="en-IN"/>
        </w:rPr>
        <w:t xml:space="preserve"> records found in dataset : "+str(</w:t>
      </w:r>
      <w:proofErr w:type="spellStart"/>
      <w:r w:rsidRPr="003A5EC4">
        <w:rPr>
          <w:szCs w:val="24"/>
          <w:lang w:val="en-IN"/>
        </w:rPr>
        <w:t>X.shape</w:t>
      </w:r>
      <w:proofErr w:type="spellEnd"/>
      <w:r w:rsidRPr="003A5EC4">
        <w:rPr>
          <w:szCs w:val="24"/>
          <w:lang w:val="en-IN"/>
        </w:rPr>
        <w:t>[0])+"\n\n")</w:t>
      </w:r>
    </w:p>
    <w:p w14:paraId="7A29B520" w14:textId="77777777" w:rsidR="003A5EC4" w:rsidRPr="003A5EC4" w:rsidRDefault="003A5EC4" w:rsidP="003A5EC4">
      <w:pPr>
        <w:tabs>
          <w:tab w:val="left" w:pos="5773"/>
        </w:tabs>
        <w:spacing w:line="360" w:lineRule="auto"/>
        <w:rPr>
          <w:szCs w:val="24"/>
          <w:lang w:val="en-IN"/>
        </w:rPr>
      </w:pPr>
      <w:proofErr w:type="spellStart"/>
      <w:proofErr w:type="gramStart"/>
      <w:r w:rsidRPr="003A5EC4">
        <w:rPr>
          <w:szCs w:val="24"/>
          <w:lang w:val="en-IN"/>
        </w:rPr>
        <w:t>text.insert</w:t>
      </w:r>
      <w:proofErr w:type="spellEnd"/>
      <w:proofErr w:type="gramEnd"/>
      <w:r w:rsidRPr="003A5EC4">
        <w:rPr>
          <w:szCs w:val="24"/>
          <w:lang w:val="en-IN"/>
        </w:rPr>
        <w:t>(</w:t>
      </w:r>
      <w:proofErr w:type="spellStart"/>
      <w:r w:rsidRPr="003A5EC4">
        <w:rPr>
          <w:szCs w:val="24"/>
          <w:lang w:val="en-IN"/>
        </w:rPr>
        <w:t>END,"Dataset</w:t>
      </w:r>
      <w:proofErr w:type="spellEnd"/>
      <w:r w:rsidRPr="003A5EC4">
        <w:rPr>
          <w:szCs w:val="24"/>
          <w:lang w:val="en-IN"/>
        </w:rPr>
        <w:t xml:space="preserve"> split for train and test. 80% for training and 20% for testing\n\n")</w:t>
      </w:r>
    </w:p>
    <w:p w14:paraId="2D1692D3"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text.insert</w:t>
      </w:r>
      <w:proofErr w:type="spellEnd"/>
      <w:proofErr w:type="gramEnd"/>
      <w:r w:rsidRPr="003A5EC4">
        <w:rPr>
          <w:szCs w:val="24"/>
          <w:lang w:val="en-IN"/>
        </w:rPr>
        <w:t>(</w:t>
      </w:r>
      <w:proofErr w:type="spellStart"/>
      <w:r w:rsidRPr="003A5EC4">
        <w:rPr>
          <w:szCs w:val="24"/>
          <w:lang w:val="en-IN"/>
        </w:rPr>
        <w:t>END,"Total</w:t>
      </w:r>
      <w:proofErr w:type="spellEnd"/>
      <w:r w:rsidRPr="003A5EC4">
        <w:rPr>
          <w:szCs w:val="24"/>
          <w:lang w:val="en-IN"/>
        </w:rPr>
        <w:t xml:space="preserve"> records used to train Machine Learning Algorithms : "+str(</w:t>
      </w:r>
      <w:proofErr w:type="spellStart"/>
      <w:r w:rsidRPr="003A5EC4">
        <w:rPr>
          <w:szCs w:val="24"/>
          <w:lang w:val="en-IN"/>
        </w:rPr>
        <w:t>X_train.shape</w:t>
      </w:r>
      <w:proofErr w:type="spellEnd"/>
      <w:r w:rsidRPr="003A5EC4">
        <w:rPr>
          <w:szCs w:val="24"/>
          <w:lang w:val="en-IN"/>
        </w:rPr>
        <w:t>[0])+"\n")</w:t>
      </w:r>
    </w:p>
    <w:p w14:paraId="560B686A"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text.insert</w:t>
      </w:r>
      <w:proofErr w:type="spellEnd"/>
      <w:proofErr w:type="gramEnd"/>
      <w:r w:rsidRPr="003A5EC4">
        <w:rPr>
          <w:szCs w:val="24"/>
          <w:lang w:val="en-IN"/>
        </w:rPr>
        <w:t>(</w:t>
      </w:r>
      <w:proofErr w:type="spellStart"/>
      <w:r w:rsidRPr="003A5EC4">
        <w:rPr>
          <w:szCs w:val="24"/>
          <w:lang w:val="en-IN"/>
        </w:rPr>
        <w:t>END,"Total</w:t>
      </w:r>
      <w:proofErr w:type="spellEnd"/>
      <w:r w:rsidRPr="003A5EC4">
        <w:rPr>
          <w:szCs w:val="24"/>
          <w:lang w:val="en-IN"/>
        </w:rPr>
        <w:t xml:space="preserve"> records used to test Machine Learning Algorithms : "+str(</w:t>
      </w:r>
      <w:proofErr w:type="spellStart"/>
      <w:r w:rsidRPr="003A5EC4">
        <w:rPr>
          <w:szCs w:val="24"/>
          <w:lang w:val="en-IN"/>
        </w:rPr>
        <w:t>X_test.shape</w:t>
      </w:r>
      <w:proofErr w:type="spellEnd"/>
      <w:r w:rsidRPr="003A5EC4">
        <w:rPr>
          <w:szCs w:val="24"/>
          <w:lang w:val="en-IN"/>
        </w:rPr>
        <w:t>[0])+"\n")    </w:t>
      </w:r>
    </w:p>
    <w:p w14:paraId="0EB19A74"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label.plot</w:t>
      </w:r>
      <w:proofErr w:type="spellEnd"/>
      <w:proofErr w:type="gramEnd"/>
      <w:r w:rsidRPr="003A5EC4">
        <w:rPr>
          <w:szCs w:val="24"/>
          <w:lang w:val="en-IN"/>
        </w:rPr>
        <w:t>(kind="bar")</w:t>
      </w:r>
    </w:p>
    <w:p w14:paraId="4E7F15DA"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plt.title</w:t>
      </w:r>
      <w:proofErr w:type="spellEnd"/>
      <w:proofErr w:type="gramEnd"/>
      <w:r w:rsidRPr="003A5EC4">
        <w:rPr>
          <w:szCs w:val="24"/>
          <w:lang w:val="en-IN"/>
        </w:rPr>
        <w:t>("Number of Normal &amp; Stroke Disease Instances in dataset")</w:t>
      </w:r>
    </w:p>
    <w:p w14:paraId="7C76317F" w14:textId="615A14AB"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plt.show</w:t>
      </w:r>
      <w:proofErr w:type="spellEnd"/>
      <w:proofErr w:type="gramEnd"/>
      <w:r w:rsidRPr="003A5EC4">
        <w:rPr>
          <w:szCs w:val="24"/>
          <w:lang w:val="en-IN"/>
        </w:rPr>
        <w:t>()</w:t>
      </w:r>
    </w:p>
    <w:p w14:paraId="1ECD6FBA" w14:textId="77777777" w:rsidR="00C26F60" w:rsidRDefault="00C26F60" w:rsidP="003A5EC4">
      <w:pPr>
        <w:tabs>
          <w:tab w:val="left" w:pos="5773"/>
        </w:tabs>
        <w:spacing w:line="360" w:lineRule="auto"/>
        <w:rPr>
          <w:szCs w:val="24"/>
          <w:lang w:val="en-IN"/>
        </w:rPr>
      </w:pPr>
      <w:r w:rsidRPr="009477AB">
        <w:rPr>
          <w:b/>
          <w:noProof/>
          <w:sz w:val="71"/>
        </w:rPr>
        <mc:AlternateContent>
          <mc:Choice Requires="wps">
            <w:drawing>
              <wp:anchor distT="45720" distB="45720" distL="114300" distR="114300" simplePos="0" relativeHeight="251788288" behindDoc="0" locked="0" layoutInCell="1" allowOverlap="1" wp14:anchorId="0015906F" wp14:editId="0D4E5922">
                <wp:simplePos x="0" y="0"/>
                <wp:positionH relativeFrom="margin">
                  <wp:align>right</wp:align>
                </wp:positionH>
                <wp:positionV relativeFrom="paragraph">
                  <wp:posOffset>602252</wp:posOffset>
                </wp:positionV>
                <wp:extent cx="5730240" cy="342900"/>
                <wp:effectExtent l="0" t="0" r="3810" b="0"/>
                <wp:wrapSquare wrapText="bothSides"/>
                <wp:docPr id="1271758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2E4A052B" w14:textId="176C94F0" w:rsidR="00C26F60" w:rsidRPr="003A5EC4" w:rsidRDefault="00C26F60">
                            <w:pPr>
                              <w:spacing w:line="360" w:lineRule="auto"/>
                              <w:ind w:left="0" w:firstLine="0"/>
                              <w:rPr>
                                <w:bCs/>
                                <w:szCs w:val="24"/>
                              </w:rPr>
                              <w:pPrChange w:id="170" w:author="Ajay kumar Chigurla" w:date="2023-09-21T11:55:00Z">
                                <w:pPr>
                                  <w:spacing w:line="360" w:lineRule="auto"/>
                                  <w:ind w:left="0" w:firstLineChars="100" w:firstLine="240"/>
                                </w:pPr>
                              </w:pPrChange>
                            </w:pPr>
                            <w:r>
                              <w:rPr>
                                <w:bCs/>
                                <w:szCs w:val="24"/>
                              </w:rPr>
                              <w:t xml:space="preserve">CMRTC                                                                                                                                          </w:t>
                            </w:r>
                            <w:del w:id="171" w:author="Ajay kumar Chigurla" w:date="2023-09-21T11:55:00Z">
                              <w:r>
                                <w:rPr>
                                  <w:bCs/>
                                  <w:szCs w:val="24"/>
                                </w:rPr>
                                <w:delText xml:space="preserve">  </w:delText>
                              </w:r>
                            </w:del>
                            <w:r w:rsidR="00DB11FD">
                              <w:rPr>
                                <w:bCs/>
                                <w:szCs w:val="24"/>
                              </w:rPr>
                              <w:t>1</w:t>
                            </w:r>
                            <w:r w:rsidR="00000D1A">
                              <w:rPr>
                                <w:bCs/>
                                <w:szCs w:val="24"/>
                              </w:rPr>
                              <w:t>5</w:t>
                            </w:r>
                          </w:p>
                          <w:p w14:paraId="68B4FC50" w14:textId="77777777" w:rsidR="00C26F60" w:rsidRDefault="00C26F60" w:rsidP="00C26F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5906F" id="_x0000_s1055" type="#_x0000_t202" style="position:absolute;left:0;text-align:left;margin-left:400pt;margin-top:47.4pt;width:451.2pt;height:27pt;z-index:251788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" stroked="f">
                <v:textbox>
                  <w:txbxContent>
                    <w:p w14:paraId="2E4A052B" w14:textId="176C94F0" w:rsidR="00C26F60" w:rsidRPr="003A5EC4" w:rsidRDefault="00C26F60">
                      <w:pPr>
                        <w:spacing w:line="360" w:lineRule="auto"/>
                        <w:ind w:left="0" w:firstLine="0"/>
                        <w:rPr>
                          <w:bCs/>
                          <w:szCs w:val="24"/>
                        </w:rPr>
                        <w:pPrChange w:id="172" w:author="Ajay kumar Chigurla" w:date="2023-09-21T11:55:00Z">
                          <w:pPr>
                            <w:spacing w:line="360" w:lineRule="auto"/>
                            <w:ind w:left="0" w:firstLineChars="100" w:firstLine="240"/>
                          </w:pPr>
                        </w:pPrChange>
                      </w:pPr>
                      <w:r>
                        <w:rPr>
                          <w:bCs/>
                          <w:szCs w:val="24"/>
                        </w:rPr>
                        <w:t xml:space="preserve">CMRTC                                                                                                                                          </w:t>
                      </w:r>
                      <w:del w:id="173" w:author="Ajay kumar Chigurla" w:date="2023-09-21T11:55:00Z">
                        <w:r>
                          <w:rPr>
                            <w:bCs/>
                            <w:szCs w:val="24"/>
                          </w:rPr>
                          <w:delText xml:space="preserve">  </w:delText>
                        </w:r>
                      </w:del>
                      <w:r w:rsidR="00DB11FD">
                        <w:rPr>
                          <w:bCs/>
                          <w:szCs w:val="24"/>
                        </w:rPr>
                        <w:t>1</w:t>
                      </w:r>
                      <w:r w:rsidR="00000D1A">
                        <w:rPr>
                          <w:bCs/>
                          <w:szCs w:val="24"/>
                        </w:rPr>
                        <w:t>5</w:t>
                      </w:r>
                    </w:p>
                    <w:p w14:paraId="68B4FC50" w14:textId="77777777" w:rsidR="00C26F60" w:rsidRDefault="00C26F60" w:rsidP="00C26F60"/>
                  </w:txbxContent>
                </v:textbox>
                <w10:wrap type="square" anchorx="margin"/>
              </v:shape>
            </w:pict>
          </mc:Fallback>
        </mc:AlternateContent>
      </w:r>
    </w:p>
    <w:p w14:paraId="5D55C527" w14:textId="47CD01DE" w:rsidR="003A5EC4" w:rsidRPr="003A5EC4" w:rsidRDefault="003A5EC4" w:rsidP="003A5EC4">
      <w:pPr>
        <w:tabs>
          <w:tab w:val="left" w:pos="5773"/>
        </w:tabs>
        <w:spacing w:line="360" w:lineRule="auto"/>
        <w:rPr>
          <w:szCs w:val="24"/>
          <w:lang w:val="en-IN"/>
        </w:rPr>
      </w:pPr>
      <w:r w:rsidRPr="003A5EC4">
        <w:rPr>
          <w:szCs w:val="24"/>
          <w:lang w:val="en-IN"/>
        </w:rPr>
        <w:t xml:space="preserve">def </w:t>
      </w:r>
      <w:proofErr w:type="spellStart"/>
      <w:proofErr w:type="gramStart"/>
      <w:r w:rsidRPr="003A5EC4">
        <w:rPr>
          <w:szCs w:val="24"/>
          <w:lang w:val="en-IN"/>
        </w:rPr>
        <w:t>calculateMetrics</w:t>
      </w:r>
      <w:proofErr w:type="spellEnd"/>
      <w:r w:rsidRPr="003A5EC4">
        <w:rPr>
          <w:szCs w:val="24"/>
          <w:lang w:val="en-IN"/>
        </w:rPr>
        <w:t>(</w:t>
      </w:r>
      <w:proofErr w:type="gramEnd"/>
      <w:r w:rsidRPr="003A5EC4">
        <w:rPr>
          <w:szCs w:val="24"/>
          <w:lang w:val="en-IN"/>
        </w:rPr>
        <w:t xml:space="preserve">predict, </w:t>
      </w:r>
      <w:proofErr w:type="spellStart"/>
      <w:r w:rsidRPr="003A5EC4">
        <w:rPr>
          <w:szCs w:val="24"/>
          <w:lang w:val="en-IN"/>
        </w:rPr>
        <w:t>testY</w:t>
      </w:r>
      <w:proofErr w:type="spellEnd"/>
      <w:r w:rsidRPr="003A5EC4">
        <w:rPr>
          <w:szCs w:val="24"/>
          <w:lang w:val="en-IN"/>
        </w:rPr>
        <w:t>, algorithm):</w:t>
      </w:r>
    </w:p>
    <w:p w14:paraId="3E795849" w14:textId="77777777" w:rsidR="003A5EC4" w:rsidRPr="003A5EC4" w:rsidRDefault="003A5EC4" w:rsidP="003A5EC4">
      <w:pPr>
        <w:tabs>
          <w:tab w:val="left" w:pos="5773"/>
        </w:tabs>
        <w:spacing w:line="360" w:lineRule="auto"/>
        <w:rPr>
          <w:szCs w:val="24"/>
          <w:lang w:val="en-IN"/>
        </w:rPr>
      </w:pPr>
      <w:r w:rsidRPr="003A5EC4">
        <w:rPr>
          <w:szCs w:val="24"/>
          <w:lang w:val="en-IN"/>
        </w:rPr>
        <w:lastRenderedPageBreak/>
        <w:t xml:space="preserve">    p = </w:t>
      </w:r>
      <w:proofErr w:type="spellStart"/>
      <w:r w:rsidRPr="003A5EC4">
        <w:rPr>
          <w:szCs w:val="24"/>
          <w:lang w:val="en-IN"/>
        </w:rPr>
        <w:t>precision_</w:t>
      </w:r>
      <w:proofErr w:type="gramStart"/>
      <w:r w:rsidRPr="003A5EC4">
        <w:rPr>
          <w:szCs w:val="24"/>
          <w:lang w:val="en-IN"/>
        </w:rPr>
        <w:t>score</w:t>
      </w:r>
      <w:proofErr w:type="spellEnd"/>
      <w:r w:rsidRPr="003A5EC4">
        <w:rPr>
          <w:szCs w:val="24"/>
          <w:lang w:val="en-IN"/>
        </w:rPr>
        <w:t>(</w:t>
      </w:r>
      <w:proofErr w:type="spellStart"/>
      <w:proofErr w:type="gramEnd"/>
      <w:r w:rsidRPr="003A5EC4">
        <w:rPr>
          <w:szCs w:val="24"/>
          <w:lang w:val="en-IN"/>
        </w:rPr>
        <w:t>testY</w:t>
      </w:r>
      <w:proofErr w:type="spellEnd"/>
      <w:r w:rsidRPr="003A5EC4">
        <w:rPr>
          <w:szCs w:val="24"/>
          <w:lang w:val="en-IN"/>
        </w:rPr>
        <w:t xml:space="preserve">, </w:t>
      </w:r>
      <w:proofErr w:type="spellStart"/>
      <w:r w:rsidRPr="003A5EC4">
        <w:rPr>
          <w:szCs w:val="24"/>
          <w:lang w:val="en-IN"/>
        </w:rPr>
        <w:t>predict,average</w:t>
      </w:r>
      <w:proofErr w:type="spellEnd"/>
      <w:r w:rsidRPr="003A5EC4">
        <w:rPr>
          <w:szCs w:val="24"/>
          <w:lang w:val="en-IN"/>
        </w:rPr>
        <w:t>='macro') * 100</w:t>
      </w:r>
    </w:p>
    <w:p w14:paraId="503CD0AB" w14:textId="3037E0BD" w:rsidR="003A5EC4" w:rsidRPr="003A5EC4" w:rsidRDefault="009D2D21" w:rsidP="003A5EC4">
      <w:pPr>
        <w:tabs>
          <w:tab w:val="left" w:pos="5773"/>
        </w:tabs>
        <w:spacing w:line="360" w:lineRule="auto"/>
        <w:rPr>
          <w:szCs w:val="24"/>
          <w:lang w:val="en-IN"/>
        </w:rPr>
      </w:pPr>
      <w:ins w:id="174" w:author="Ajay kumar Chigurla" w:date="2023-09-21T11:55:00Z">
        <w:r w:rsidRPr="00377820">
          <w:rPr>
            <w:noProof/>
            <w:sz w:val="32"/>
          </w:rPr>
          <mc:AlternateContent>
            <mc:Choice Requires="wps">
              <w:drawing>
                <wp:anchor distT="45720" distB="45720" distL="114300" distR="114300" simplePos="0" relativeHeight="251689984" behindDoc="0" locked="0" layoutInCell="1" allowOverlap="1" wp14:anchorId="6AB582D5" wp14:editId="56D26730">
                  <wp:simplePos x="0" y="0"/>
                  <wp:positionH relativeFrom="margin">
                    <wp:align>right</wp:align>
                  </wp:positionH>
                  <wp:positionV relativeFrom="page">
                    <wp:posOffset>298359</wp:posOffset>
                  </wp:positionV>
                  <wp:extent cx="5436870" cy="253365"/>
                  <wp:effectExtent l="0" t="0" r="0" b="0"/>
                  <wp:wrapSquare wrapText="bothSides"/>
                  <wp:docPr id="325195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70A6CC87" w14:textId="77777777" w:rsidR="009D2D21" w:rsidRPr="00377820" w:rsidRDefault="009D2D21" w:rsidP="009D2D21">
                              <w:pPr>
                                <w:pStyle w:val="Header"/>
                                <w:rPr>
                                  <w:ins w:id="175" w:author="Ajay kumar Chigurla" w:date="2023-09-21T11:55:00Z"/>
                                  <w:sz w:val="21"/>
                                  <w:szCs w:val="20"/>
                                </w:rPr>
                              </w:pPr>
                              <w:ins w:id="176"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B582D5" id="_x0000_s1056" type="#_x0000_t202" style="position:absolute;left:0;text-align:left;margin-left:376.9pt;margin-top:23.5pt;width:428.1pt;height:19.95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" stroked="f">
                  <v:textbox style="mso-fit-shape-to-text:t">
                    <w:txbxContent>
                      <w:p w14:paraId="70A6CC87" w14:textId="77777777" w:rsidR="009D2D21" w:rsidRPr="00377820" w:rsidRDefault="009D2D21" w:rsidP="009D2D21">
                        <w:pPr>
                          <w:pStyle w:val="Header"/>
                          <w:rPr>
                            <w:ins w:id="177" w:author="Ajay kumar Chigurla" w:date="2023-09-21T11:55:00Z"/>
                            <w:sz w:val="21"/>
                            <w:szCs w:val="20"/>
                          </w:rPr>
                        </w:pPr>
                        <w:ins w:id="178"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3A5EC4" w:rsidRPr="003A5EC4">
        <w:rPr>
          <w:szCs w:val="24"/>
          <w:lang w:val="en-IN"/>
        </w:rPr>
        <w:t xml:space="preserve">    r = </w:t>
      </w:r>
      <w:proofErr w:type="spellStart"/>
      <w:r w:rsidR="003A5EC4" w:rsidRPr="003A5EC4">
        <w:rPr>
          <w:szCs w:val="24"/>
          <w:lang w:val="en-IN"/>
        </w:rPr>
        <w:t>recall_</w:t>
      </w:r>
      <w:proofErr w:type="gramStart"/>
      <w:r w:rsidR="003A5EC4" w:rsidRPr="003A5EC4">
        <w:rPr>
          <w:szCs w:val="24"/>
          <w:lang w:val="en-IN"/>
        </w:rPr>
        <w:t>score</w:t>
      </w:r>
      <w:proofErr w:type="spellEnd"/>
      <w:r w:rsidR="003A5EC4" w:rsidRPr="003A5EC4">
        <w:rPr>
          <w:szCs w:val="24"/>
          <w:lang w:val="en-IN"/>
        </w:rPr>
        <w:t>(</w:t>
      </w:r>
      <w:proofErr w:type="spellStart"/>
      <w:proofErr w:type="gramEnd"/>
      <w:r w:rsidR="003A5EC4" w:rsidRPr="003A5EC4">
        <w:rPr>
          <w:szCs w:val="24"/>
          <w:lang w:val="en-IN"/>
        </w:rPr>
        <w:t>testY</w:t>
      </w:r>
      <w:proofErr w:type="spellEnd"/>
      <w:r w:rsidR="003A5EC4" w:rsidRPr="003A5EC4">
        <w:rPr>
          <w:szCs w:val="24"/>
          <w:lang w:val="en-IN"/>
        </w:rPr>
        <w:t xml:space="preserve">, </w:t>
      </w:r>
      <w:proofErr w:type="spellStart"/>
      <w:r w:rsidR="003A5EC4" w:rsidRPr="003A5EC4">
        <w:rPr>
          <w:szCs w:val="24"/>
          <w:lang w:val="en-IN"/>
        </w:rPr>
        <w:t>predict,average</w:t>
      </w:r>
      <w:proofErr w:type="spellEnd"/>
      <w:r w:rsidR="003A5EC4" w:rsidRPr="003A5EC4">
        <w:rPr>
          <w:szCs w:val="24"/>
          <w:lang w:val="en-IN"/>
        </w:rPr>
        <w:t>='macro') * 100</w:t>
      </w:r>
    </w:p>
    <w:p w14:paraId="481E1C64" w14:textId="77777777" w:rsidR="003A5EC4" w:rsidRPr="003A5EC4" w:rsidRDefault="003A5EC4" w:rsidP="003A5EC4">
      <w:pPr>
        <w:tabs>
          <w:tab w:val="left" w:pos="5773"/>
        </w:tabs>
        <w:spacing w:line="360" w:lineRule="auto"/>
        <w:rPr>
          <w:szCs w:val="24"/>
          <w:lang w:val="en-IN"/>
        </w:rPr>
      </w:pPr>
      <w:r w:rsidRPr="003A5EC4">
        <w:rPr>
          <w:szCs w:val="24"/>
          <w:lang w:val="en-IN"/>
        </w:rPr>
        <w:t>    f = f1_</w:t>
      </w:r>
      <w:proofErr w:type="gramStart"/>
      <w:r w:rsidRPr="003A5EC4">
        <w:rPr>
          <w:szCs w:val="24"/>
          <w:lang w:val="en-IN"/>
        </w:rPr>
        <w:t>score(</w:t>
      </w:r>
      <w:proofErr w:type="spellStart"/>
      <w:proofErr w:type="gramEnd"/>
      <w:r w:rsidRPr="003A5EC4">
        <w:rPr>
          <w:szCs w:val="24"/>
          <w:lang w:val="en-IN"/>
        </w:rPr>
        <w:t>testY</w:t>
      </w:r>
      <w:proofErr w:type="spellEnd"/>
      <w:r w:rsidRPr="003A5EC4">
        <w:rPr>
          <w:szCs w:val="24"/>
          <w:lang w:val="en-IN"/>
        </w:rPr>
        <w:t xml:space="preserve">, </w:t>
      </w:r>
      <w:proofErr w:type="spellStart"/>
      <w:r w:rsidRPr="003A5EC4">
        <w:rPr>
          <w:szCs w:val="24"/>
          <w:lang w:val="en-IN"/>
        </w:rPr>
        <w:t>predict,average</w:t>
      </w:r>
      <w:proofErr w:type="spellEnd"/>
      <w:r w:rsidRPr="003A5EC4">
        <w:rPr>
          <w:szCs w:val="24"/>
          <w:lang w:val="en-IN"/>
        </w:rPr>
        <w:t>='macro') * 100</w:t>
      </w:r>
    </w:p>
    <w:p w14:paraId="4634143A"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a = </w:t>
      </w:r>
      <w:proofErr w:type="spellStart"/>
      <w:r w:rsidRPr="003A5EC4">
        <w:rPr>
          <w:szCs w:val="24"/>
          <w:lang w:val="en-IN"/>
        </w:rPr>
        <w:t>accuracy_score</w:t>
      </w:r>
      <w:proofErr w:type="spellEnd"/>
      <w:r w:rsidRPr="003A5EC4">
        <w:rPr>
          <w:szCs w:val="24"/>
          <w:lang w:val="en-IN"/>
        </w:rPr>
        <w:t>(</w:t>
      </w:r>
      <w:proofErr w:type="spellStart"/>
      <w:proofErr w:type="gramStart"/>
      <w:r w:rsidRPr="003A5EC4">
        <w:rPr>
          <w:szCs w:val="24"/>
          <w:lang w:val="en-IN"/>
        </w:rPr>
        <w:t>testY,predict</w:t>
      </w:r>
      <w:proofErr w:type="spellEnd"/>
      <w:proofErr w:type="gramEnd"/>
      <w:r w:rsidRPr="003A5EC4">
        <w:rPr>
          <w:szCs w:val="24"/>
          <w:lang w:val="en-IN"/>
        </w:rPr>
        <w:t>)*100    </w:t>
      </w:r>
    </w:p>
    <w:p w14:paraId="56F8BE20"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text.insert</w:t>
      </w:r>
      <w:proofErr w:type="spellEnd"/>
      <w:proofErr w:type="gramEnd"/>
      <w:r w:rsidRPr="003A5EC4">
        <w:rPr>
          <w:szCs w:val="24"/>
          <w:lang w:val="en-IN"/>
        </w:rPr>
        <w:t>(</w:t>
      </w:r>
      <w:proofErr w:type="spellStart"/>
      <w:r w:rsidRPr="003A5EC4">
        <w:rPr>
          <w:szCs w:val="24"/>
          <w:lang w:val="en-IN"/>
        </w:rPr>
        <w:t>END,algorithm</w:t>
      </w:r>
      <w:proofErr w:type="spellEnd"/>
      <w:r w:rsidRPr="003A5EC4">
        <w:rPr>
          <w:szCs w:val="24"/>
          <w:lang w:val="en-IN"/>
        </w:rPr>
        <w:t>+' Accuracy  : '+str(a)+"\n")</w:t>
      </w:r>
    </w:p>
    <w:p w14:paraId="1FA2AF4A"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text.insert</w:t>
      </w:r>
      <w:proofErr w:type="spellEnd"/>
      <w:proofErr w:type="gramEnd"/>
      <w:r w:rsidRPr="003A5EC4">
        <w:rPr>
          <w:szCs w:val="24"/>
          <w:lang w:val="en-IN"/>
        </w:rPr>
        <w:t>(</w:t>
      </w:r>
      <w:proofErr w:type="spellStart"/>
      <w:r w:rsidRPr="003A5EC4">
        <w:rPr>
          <w:szCs w:val="24"/>
          <w:lang w:val="en-IN"/>
        </w:rPr>
        <w:t>END,algorithm</w:t>
      </w:r>
      <w:proofErr w:type="spellEnd"/>
      <w:r w:rsidRPr="003A5EC4">
        <w:rPr>
          <w:szCs w:val="24"/>
          <w:lang w:val="en-IN"/>
        </w:rPr>
        <w:t>+' Precision : '+str(p)+"\n")</w:t>
      </w:r>
    </w:p>
    <w:p w14:paraId="3F2B5F4F"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text.insert</w:t>
      </w:r>
      <w:proofErr w:type="spellEnd"/>
      <w:proofErr w:type="gramEnd"/>
      <w:r w:rsidRPr="003A5EC4">
        <w:rPr>
          <w:szCs w:val="24"/>
          <w:lang w:val="en-IN"/>
        </w:rPr>
        <w:t>(</w:t>
      </w:r>
      <w:proofErr w:type="spellStart"/>
      <w:r w:rsidRPr="003A5EC4">
        <w:rPr>
          <w:szCs w:val="24"/>
          <w:lang w:val="en-IN"/>
        </w:rPr>
        <w:t>END,algorithm</w:t>
      </w:r>
      <w:proofErr w:type="spellEnd"/>
      <w:r w:rsidRPr="003A5EC4">
        <w:rPr>
          <w:szCs w:val="24"/>
          <w:lang w:val="en-IN"/>
        </w:rPr>
        <w:t>+' Recall    : '+str(r)+"\n")</w:t>
      </w:r>
    </w:p>
    <w:p w14:paraId="7DF420BA"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text.insert</w:t>
      </w:r>
      <w:proofErr w:type="spellEnd"/>
      <w:proofErr w:type="gramEnd"/>
      <w:r w:rsidRPr="003A5EC4">
        <w:rPr>
          <w:szCs w:val="24"/>
          <w:lang w:val="en-IN"/>
        </w:rPr>
        <w:t>(</w:t>
      </w:r>
      <w:proofErr w:type="spellStart"/>
      <w:r w:rsidRPr="003A5EC4">
        <w:rPr>
          <w:szCs w:val="24"/>
          <w:lang w:val="en-IN"/>
        </w:rPr>
        <w:t>END,algorithm</w:t>
      </w:r>
      <w:proofErr w:type="spellEnd"/>
      <w:r w:rsidRPr="003A5EC4">
        <w:rPr>
          <w:szCs w:val="24"/>
          <w:lang w:val="en-IN"/>
        </w:rPr>
        <w:t xml:space="preserve">+' </w:t>
      </w:r>
      <w:proofErr w:type="spellStart"/>
      <w:r w:rsidRPr="003A5EC4">
        <w:rPr>
          <w:szCs w:val="24"/>
          <w:lang w:val="en-IN"/>
        </w:rPr>
        <w:t>FScore</w:t>
      </w:r>
      <w:proofErr w:type="spellEnd"/>
      <w:r w:rsidRPr="003A5EC4">
        <w:rPr>
          <w:szCs w:val="24"/>
          <w:lang w:val="en-IN"/>
        </w:rPr>
        <w:t xml:space="preserve">    : '+str(f)+"\n\n")</w:t>
      </w:r>
    </w:p>
    <w:p w14:paraId="19988745"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accuracy.append</w:t>
      </w:r>
      <w:proofErr w:type="spellEnd"/>
      <w:proofErr w:type="gramEnd"/>
      <w:r w:rsidRPr="003A5EC4">
        <w:rPr>
          <w:szCs w:val="24"/>
          <w:lang w:val="en-IN"/>
        </w:rPr>
        <w:t>(a)</w:t>
      </w:r>
    </w:p>
    <w:p w14:paraId="0B8A13BF"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precision.append</w:t>
      </w:r>
      <w:proofErr w:type="spellEnd"/>
      <w:proofErr w:type="gramEnd"/>
      <w:r w:rsidRPr="003A5EC4">
        <w:rPr>
          <w:szCs w:val="24"/>
          <w:lang w:val="en-IN"/>
        </w:rPr>
        <w:t>(p)</w:t>
      </w:r>
    </w:p>
    <w:p w14:paraId="4B244A45"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recall.append</w:t>
      </w:r>
      <w:proofErr w:type="spellEnd"/>
      <w:proofErr w:type="gramEnd"/>
      <w:r w:rsidRPr="003A5EC4">
        <w:rPr>
          <w:szCs w:val="24"/>
          <w:lang w:val="en-IN"/>
        </w:rPr>
        <w:t>(r)</w:t>
      </w:r>
    </w:p>
    <w:p w14:paraId="4A4228A2"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fscore.append</w:t>
      </w:r>
      <w:proofErr w:type="spellEnd"/>
      <w:proofErr w:type="gramEnd"/>
      <w:r w:rsidRPr="003A5EC4">
        <w:rPr>
          <w:szCs w:val="24"/>
          <w:lang w:val="en-IN"/>
        </w:rPr>
        <w:t>(f)</w:t>
      </w:r>
    </w:p>
    <w:p w14:paraId="7C8934DC" w14:textId="77777777" w:rsidR="003A5EC4" w:rsidRPr="003A5EC4" w:rsidRDefault="003A5EC4" w:rsidP="003A5EC4">
      <w:pPr>
        <w:tabs>
          <w:tab w:val="left" w:pos="5773"/>
        </w:tabs>
        <w:spacing w:line="360" w:lineRule="auto"/>
        <w:rPr>
          <w:szCs w:val="24"/>
          <w:lang w:val="en-IN"/>
        </w:rPr>
      </w:pPr>
      <w:proofErr w:type="spellStart"/>
      <w:proofErr w:type="gramStart"/>
      <w:r w:rsidRPr="003A5EC4">
        <w:rPr>
          <w:szCs w:val="24"/>
          <w:lang w:val="en-IN"/>
        </w:rPr>
        <w:t>text.update</w:t>
      </w:r>
      <w:proofErr w:type="gramEnd"/>
      <w:r w:rsidRPr="003A5EC4">
        <w:rPr>
          <w:szCs w:val="24"/>
          <w:lang w:val="en-IN"/>
        </w:rPr>
        <w:t>_idletasks</w:t>
      </w:r>
      <w:proofErr w:type="spellEnd"/>
      <w:r w:rsidRPr="003A5EC4">
        <w:rPr>
          <w:szCs w:val="24"/>
          <w:lang w:val="en-IN"/>
        </w:rPr>
        <w:t>()</w:t>
      </w:r>
    </w:p>
    <w:p w14:paraId="36BDE6C4" w14:textId="77777777" w:rsidR="003A5EC4" w:rsidRPr="003A5EC4" w:rsidRDefault="003A5EC4" w:rsidP="003A5EC4">
      <w:pPr>
        <w:tabs>
          <w:tab w:val="left" w:pos="5773"/>
        </w:tabs>
        <w:spacing w:line="360" w:lineRule="auto"/>
        <w:rPr>
          <w:szCs w:val="24"/>
          <w:lang w:val="en-IN"/>
        </w:rPr>
      </w:pPr>
      <w:r w:rsidRPr="003A5EC4">
        <w:rPr>
          <w:szCs w:val="24"/>
          <w:lang w:val="en-IN"/>
        </w:rPr>
        <w:t>    LABELS = ['</w:t>
      </w:r>
      <w:proofErr w:type="spellStart"/>
      <w:r w:rsidRPr="003A5EC4">
        <w:rPr>
          <w:szCs w:val="24"/>
          <w:lang w:val="en-IN"/>
        </w:rPr>
        <w:t>Normal','Stroke</w:t>
      </w:r>
      <w:proofErr w:type="spellEnd"/>
      <w:r w:rsidRPr="003A5EC4">
        <w:rPr>
          <w:szCs w:val="24"/>
          <w:lang w:val="en-IN"/>
        </w:rPr>
        <w:t xml:space="preserve">'] </w:t>
      </w:r>
    </w:p>
    <w:p w14:paraId="2E4AB702"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r w:rsidRPr="003A5EC4">
        <w:rPr>
          <w:szCs w:val="24"/>
          <w:lang w:val="en-IN"/>
        </w:rPr>
        <w:t>conf_matrix</w:t>
      </w:r>
      <w:proofErr w:type="spellEnd"/>
      <w:r w:rsidRPr="003A5EC4">
        <w:rPr>
          <w:szCs w:val="24"/>
          <w:lang w:val="en-IN"/>
        </w:rPr>
        <w:t xml:space="preserve"> = </w:t>
      </w:r>
      <w:proofErr w:type="spellStart"/>
      <w:r w:rsidRPr="003A5EC4">
        <w:rPr>
          <w:szCs w:val="24"/>
          <w:lang w:val="en-IN"/>
        </w:rPr>
        <w:t>confusion_</w:t>
      </w:r>
      <w:proofErr w:type="gramStart"/>
      <w:r w:rsidRPr="003A5EC4">
        <w:rPr>
          <w:szCs w:val="24"/>
          <w:lang w:val="en-IN"/>
        </w:rPr>
        <w:t>matrix</w:t>
      </w:r>
      <w:proofErr w:type="spellEnd"/>
      <w:r w:rsidRPr="003A5EC4">
        <w:rPr>
          <w:szCs w:val="24"/>
          <w:lang w:val="en-IN"/>
        </w:rPr>
        <w:t>(</w:t>
      </w:r>
      <w:proofErr w:type="spellStart"/>
      <w:proofErr w:type="gramEnd"/>
      <w:r w:rsidRPr="003A5EC4">
        <w:rPr>
          <w:szCs w:val="24"/>
          <w:lang w:val="en-IN"/>
        </w:rPr>
        <w:t>testY</w:t>
      </w:r>
      <w:proofErr w:type="spellEnd"/>
      <w:r w:rsidRPr="003A5EC4">
        <w:rPr>
          <w:szCs w:val="24"/>
          <w:lang w:val="en-IN"/>
        </w:rPr>
        <w:t xml:space="preserve">, predict) </w:t>
      </w:r>
    </w:p>
    <w:p w14:paraId="035B9E59"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plt.figure</w:t>
      </w:r>
      <w:proofErr w:type="spellEnd"/>
      <w:proofErr w:type="gramEnd"/>
      <w:r w:rsidRPr="003A5EC4">
        <w:rPr>
          <w:szCs w:val="24"/>
          <w:lang w:val="en-IN"/>
        </w:rPr>
        <w:t>(</w:t>
      </w:r>
      <w:proofErr w:type="spellStart"/>
      <w:r w:rsidRPr="003A5EC4">
        <w:rPr>
          <w:szCs w:val="24"/>
          <w:lang w:val="en-IN"/>
        </w:rPr>
        <w:t>figsize</w:t>
      </w:r>
      <w:proofErr w:type="spellEnd"/>
      <w:r w:rsidRPr="003A5EC4">
        <w:rPr>
          <w:szCs w:val="24"/>
          <w:lang w:val="en-IN"/>
        </w:rPr>
        <w:t xml:space="preserve"> =(6, 6)) </w:t>
      </w:r>
    </w:p>
    <w:p w14:paraId="6CD66EE8"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r w:rsidRPr="003A5EC4">
        <w:rPr>
          <w:szCs w:val="24"/>
          <w:lang w:val="en-IN"/>
        </w:rPr>
        <w:t>ax</w:t>
      </w:r>
      <w:proofErr w:type="spellEnd"/>
      <w:r w:rsidRPr="003A5EC4">
        <w:rPr>
          <w:szCs w:val="24"/>
          <w:lang w:val="en-IN"/>
        </w:rPr>
        <w:t xml:space="preserve"> = </w:t>
      </w:r>
      <w:proofErr w:type="spellStart"/>
      <w:proofErr w:type="gramStart"/>
      <w:r w:rsidRPr="003A5EC4">
        <w:rPr>
          <w:szCs w:val="24"/>
          <w:lang w:val="en-IN"/>
        </w:rPr>
        <w:t>sns.heatmap</w:t>
      </w:r>
      <w:proofErr w:type="spellEnd"/>
      <w:proofErr w:type="gramEnd"/>
      <w:r w:rsidRPr="003A5EC4">
        <w:rPr>
          <w:szCs w:val="24"/>
          <w:lang w:val="en-IN"/>
        </w:rPr>
        <w:t>(</w:t>
      </w:r>
      <w:proofErr w:type="spellStart"/>
      <w:r w:rsidRPr="003A5EC4">
        <w:rPr>
          <w:szCs w:val="24"/>
          <w:lang w:val="en-IN"/>
        </w:rPr>
        <w:t>conf_matrix</w:t>
      </w:r>
      <w:proofErr w:type="spellEnd"/>
      <w:r w:rsidRPr="003A5EC4">
        <w:rPr>
          <w:szCs w:val="24"/>
          <w:lang w:val="en-IN"/>
        </w:rPr>
        <w:t xml:space="preserve">, </w:t>
      </w:r>
      <w:proofErr w:type="spellStart"/>
      <w:r w:rsidRPr="003A5EC4">
        <w:rPr>
          <w:szCs w:val="24"/>
          <w:lang w:val="en-IN"/>
        </w:rPr>
        <w:t>xticklabels</w:t>
      </w:r>
      <w:proofErr w:type="spellEnd"/>
      <w:r w:rsidRPr="003A5EC4">
        <w:rPr>
          <w:szCs w:val="24"/>
          <w:lang w:val="en-IN"/>
        </w:rPr>
        <w:t xml:space="preserve"> = LABELS, </w:t>
      </w:r>
      <w:proofErr w:type="spellStart"/>
      <w:r w:rsidRPr="003A5EC4">
        <w:rPr>
          <w:szCs w:val="24"/>
          <w:lang w:val="en-IN"/>
        </w:rPr>
        <w:t>yticklabels</w:t>
      </w:r>
      <w:proofErr w:type="spellEnd"/>
      <w:r w:rsidRPr="003A5EC4">
        <w:rPr>
          <w:szCs w:val="24"/>
          <w:lang w:val="en-IN"/>
        </w:rPr>
        <w:t xml:space="preserve"> = LABELS, </w:t>
      </w:r>
      <w:proofErr w:type="spellStart"/>
      <w:r w:rsidRPr="003A5EC4">
        <w:rPr>
          <w:szCs w:val="24"/>
          <w:lang w:val="en-IN"/>
        </w:rPr>
        <w:t>annot</w:t>
      </w:r>
      <w:proofErr w:type="spellEnd"/>
      <w:r w:rsidRPr="003A5EC4">
        <w:rPr>
          <w:szCs w:val="24"/>
          <w:lang w:val="en-IN"/>
        </w:rPr>
        <w:t xml:space="preserve"> = True, </w:t>
      </w:r>
      <w:proofErr w:type="spellStart"/>
      <w:r w:rsidRPr="003A5EC4">
        <w:rPr>
          <w:szCs w:val="24"/>
          <w:lang w:val="en-IN"/>
        </w:rPr>
        <w:t>cmap</w:t>
      </w:r>
      <w:proofErr w:type="spellEnd"/>
      <w:r w:rsidRPr="003A5EC4">
        <w:rPr>
          <w:szCs w:val="24"/>
          <w:lang w:val="en-IN"/>
        </w:rPr>
        <w:t>="</w:t>
      </w:r>
      <w:proofErr w:type="spellStart"/>
      <w:r w:rsidRPr="003A5EC4">
        <w:rPr>
          <w:szCs w:val="24"/>
          <w:lang w:val="en-IN"/>
        </w:rPr>
        <w:t>viridis</w:t>
      </w:r>
      <w:proofErr w:type="spellEnd"/>
      <w:r w:rsidRPr="003A5EC4">
        <w:rPr>
          <w:szCs w:val="24"/>
          <w:lang w:val="en-IN"/>
        </w:rPr>
        <w:t>" ,</w:t>
      </w:r>
      <w:proofErr w:type="spellStart"/>
      <w:r w:rsidRPr="003A5EC4">
        <w:rPr>
          <w:szCs w:val="24"/>
          <w:lang w:val="en-IN"/>
        </w:rPr>
        <w:t>fmt</w:t>
      </w:r>
      <w:proofErr w:type="spellEnd"/>
      <w:r w:rsidRPr="003A5EC4">
        <w:rPr>
          <w:szCs w:val="24"/>
          <w:lang w:val="en-IN"/>
        </w:rPr>
        <w:t xml:space="preserve"> ="g");</w:t>
      </w:r>
    </w:p>
    <w:p w14:paraId="7969AB6B"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r w:rsidRPr="003A5EC4">
        <w:rPr>
          <w:szCs w:val="24"/>
          <w:lang w:val="en-IN"/>
        </w:rPr>
        <w:t>ax.set_</w:t>
      </w:r>
      <w:proofErr w:type="gramStart"/>
      <w:r w:rsidRPr="003A5EC4">
        <w:rPr>
          <w:szCs w:val="24"/>
          <w:lang w:val="en-IN"/>
        </w:rPr>
        <w:t>ylim</w:t>
      </w:r>
      <w:proofErr w:type="spellEnd"/>
      <w:r w:rsidRPr="003A5EC4">
        <w:rPr>
          <w:szCs w:val="24"/>
          <w:lang w:val="en-IN"/>
        </w:rPr>
        <w:t>(</w:t>
      </w:r>
      <w:proofErr w:type="gramEnd"/>
      <w:r w:rsidRPr="003A5EC4">
        <w:rPr>
          <w:szCs w:val="24"/>
          <w:lang w:val="en-IN"/>
        </w:rPr>
        <w:t>[0,2])</w:t>
      </w:r>
    </w:p>
    <w:p w14:paraId="65E232DC"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plt.title</w:t>
      </w:r>
      <w:proofErr w:type="spellEnd"/>
      <w:proofErr w:type="gramEnd"/>
      <w:r w:rsidRPr="003A5EC4">
        <w:rPr>
          <w:szCs w:val="24"/>
          <w:lang w:val="en-IN"/>
        </w:rPr>
        <w:t xml:space="preserve">(algorithm+" Confusion matrix") </w:t>
      </w:r>
    </w:p>
    <w:p w14:paraId="31C62007"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plt.ylabel</w:t>
      </w:r>
      <w:proofErr w:type="spellEnd"/>
      <w:proofErr w:type="gramEnd"/>
      <w:r w:rsidRPr="003A5EC4">
        <w:rPr>
          <w:szCs w:val="24"/>
          <w:lang w:val="en-IN"/>
        </w:rPr>
        <w:t xml:space="preserve">('True </w:t>
      </w:r>
      <w:proofErr w:type="spellStart"/>
      <w:r w:rsidRPr="003A5EC4">
        <w:rPr>
          <w:szCs w:val="24"/>
          <w:lang w:val="en-IN"/>
        </w:rPr>
        <w:t>class'</w:t>
      </w:r>
      <w:proofErr w:type="spellEnd"/>
      <w:r w:rsidRPr="003A5EC4">
        <w:rPr>
          <w:szCs w:val="24"/>
          <w:lang w:val="en-IN"/>
        </w:rPr>
        <w:t xml:space="preserve">) </w:t>
      </w:r>
    </w:p>
    <w:p w14:paraId="18C77AEC"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plt.xlabel</w:t>
      </w:r>
      <w:proofErr w:type="spellEnd"/>
      <w:proofErr w:type="gramEnd"/>
      <w:r w:rsidRPr="003A5EC4">
        <w:rPr>
          <w:szCs w:val="24"/>
          <w:lang w:val="en-IN"/>
        </w:rPr>
        <w:t xml:space="preserve">('Predicted </w:t>
      </w:r>
      <w:proofErr w:type="spellStart"/>
      <w:r w:rsidRPr="003A5EC4">
        <w:rPr>
          <w:szCs w:val="24"/>
          <w:lang w:val="en-IN"/>
        </w:rPr>
        <w:t>class'</w:t>
      </w:r>
      <w:proofErr w:type="spellEnd"/>
      <w:r w:rsidRPr="003A5EC4">
        <w:rPr>
          <w:szCs w:val="24"/>
          <w:lang w:val="en-IN"/>
        </w:rPr>
        <w:t xml:space="preserve">) </w:t>
      </w:r>
    </w:p>
    <w:p w14:paraId="37C36310"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plt.show</w:t>
      </w:r>
      <w:proofErr w:type="spellEnd"/>
      <w:proofErr w:type="gramEnd"/>
      <w:r w:rsidRPr="003A5EC4">
        <w:rPr>
          <w:szCs w:val="24"/>
          <w:lang w:val="en-IN"/>
        </w:rPr>
        <w:t>()    </w:t>
      </w:r>
    </w:p>
    <w:p w14:paraId="5DBC208C" w14:textId="77777777" w:rsidR="003A5EC4" w:rsidRPr="003A5EC4" w:rsidRDefault="003A5EC4" w:rsidP="003A5EC4">
      <w:pPr>
        <w:tabs>
          <w:tab w:val="left" w:pos="5773"/>
        </w:tabs>
        <w:spacing w:line="360" w:lineRule="auto"/>
        <w:rPr>
          <w:szCs w:val="24"/>
          <w:lang w:val="en-IN"/>
        </w:rPr>
      </w:pPr>
      <w:r w:rsidRPr="003A5EC4">
        <w:rPr>
          <w:szCs w:val="24"/>
          <w:lang w:val="en-IN"/>
        </w:rPr>
        <w:br/>
        <w:t xml:space="preserve">def </w:t>
      </w:r>
      <w:proofErr w:type="spellStart"/>
      <w:proofErr w:type="gramStart"/>
      <w:r w:rsidRPr="003A5EC4">
        <w:rPr>
          <w:szCs w:val="24"/>
          <w:lang w:val="en-IN"/>
        </w:rPr>
        <w:t>trainNaiveBayes</w:t>
      </w:r>
      <w:proofErr w:type="spellEnd"/>
      <w:r w:rsidRPr="003A5EC4">
        <w:rPr>
          <w:szCs w:val="24"/>
          <w:lang w:val="en-IN"/>
        </w:rPr>
        <w:t>(</w:t>
      </w:r>
      <w:proofErr w:type="gramEnd"/>
      <w:r w:rsidRPr="003A5EC4">
        <w:rPr>
          <w:szCs w:val="24"/>
          <w:lang w:val="en-IN"/>
        </w:rPr>
        <w:t>):</w:t>
      </w:r>
    </w:p>
    <w:p w14:paraId="15397C7E"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global </w:t>
      </w:r>
      <w:proofErr w:type="spellStart"/>
      <w:r w:rsidRPr="003A5EC4">
        <w:rPr>
          <w:szCs w:val="24"/>
          <w:lang w:val="en-IN"/>
        </w:rPr>
        <w:t>X_train</w:t>
      </w:r>
      <w:proofErr w:type="spellEnd"/>
      <w:r w:rsidRPr="003A5EC4">
        <w:rPr>
          <w:szCs w:val="24"/>
          <w:lang w:val="en-IN"/>
        </w:rPr>
        <w:t xml:space="preserve">, </w:t>
      </w:r>
      <w:proofErr w:type="spellStart"/>
      <w:r w:rsidRPr="003A5EC4">
        <w:rPr>
          <w:szCs w:val="24"/>
          <w:lang w:val="en-IN"/>
        </w:rPr>
        <w:t>X_test</w:t>
      </w:r>
      <w:proofErr w:type="spellEnd"/>
      <w:r w:rsidRPr="003A5EC4">
        <w:rPr>
          <w:szCs w:val="24"/>
          <w:lang w:val="en-IN"/>
        </w:rPr>
        <w:t xml:space="preserve">, </w:t>
      </w:r>
      <w:proofErr w:type="spellStart"/>
      <w:r w:rsidRPr="003A5EC4">
        <w:rPr>
          <w:szCs w:val="24"/>
          <w:lang w:val="en-IN"/>
        </w:rPr>
        <w:t>y_train</w:t>
      </w:r>
      <w:proofErr w:type="spellEnd"/>
      <w:r w:rsidRPr="003A5EC4">
        <w:rPr>
          <w:szCs w:val="24"/>
          <w:lang w:val="en-IN"/>
        </w:rPr>
        <w:t xml:space="preserve">, </w:t>
      </w:r>
      <w:proofErr w:type="spellStart"/>
      <w:r w:rsidRPr="003A5EC4">
        <w:rPr>
          <w:szCs w:val="24"/>
          <w:lang w:val="en-IN"/>
        </w:rPr>
        <w:t>y_test</w:t>
      </w:r>
      <w:proofErr w:type="spellEnd"/>
    </w:p>
    <w:p w14:paraId="5969BB40"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text.delete</w:t>
      </w:r>
      <w:proofErr w:type="spellEnd"/>
      <w:proofErr w:type="gramEnd"/>
      <w:r w:rsidRPr="003A5EC4">
        <w:rPr>
          <w:szCs w:val="24"/>
          <w:lang w:val="en-IN"/>
        </w:rPr>
        <w:t>('1.0', END)</w:t>
      </w:r>
    </w:p>
    <w:p w14:paraId="4841590C"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r w:rsidRPr="003A5EC4">
        <w:rPr>
          <w:szCs w:val="24"/>
          <w:lang w:val="en-IN"/>
        </w:rPr>
        <w:t>cls</w:t>
      </w:r>
      <w:proofErr w:type="spellEnd"/>
      <w:r w:rsidRPr="003A5EC4">
        <w:rPr>
          <w:szCs w:val="24"/>
          <w:lang w:val="en-IN"/>
        </w:rPr>
        <w:t xml:space="preserve"> = </w:t>
      </w:r>
      <w:proofErr w:type="spellStart"/>
      <w:proofErr w:type="gramStart"/>
      <w:r w:rsidRPr="003A5EC4">
        <w:rPr>
          <w:szCs w:val="24"/>
          <w:lang w:val="en-IN"/>
        </w:rPr>
        <w:t>GaussianNB</w:t>
      </w:r>
      <w:proofErr w:type="spellEnd"/>
      <w:r w:rsidRPr="003A5EC4">
        <w:rPr>
          <w:szCs w:val="24"/>
          <w:lang w:val="en-IN"/>
        </w:rPr>
        <w:t>(</w:t>
      </w:r>
      <w:proofErr w:type="gramEnd"/>
      <w:r w:rsidRPr="003A5EC4">
        <w:rPr>
          <w:szCs w:val="24"/>
          <w:lang w:val="en-IN"/>
        </w:rPr>
        <w:t>)</w:t>
      </w:r>
    </w:p>
    <w:p w14:paraId="0E01F030" w14:textId="2954F398"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cls.fit</w:t>
      </w:r>
      <w:proofErr w:type="spellEnd"/>
      <w:r w:rsidRPr="003A5EC4">
        <w:rPr>
          <w:szCs w:val="24"/>
          <w:lang w:val="en-IN"/>
        </w:rPr>
        <w:t>(</w:t>
      </w:r>
      <w:proofErr w:type="spellStart"/>
      <w:proofErr w:type="gramEnd"/>
      <w:r w:rsidRPr="003A5EC4">
        <w:rPr>
          <w:szCs w:val="24"/>
          <w:lang w:val="en-IN"/>
        </w:rPr>
        <w:t>X_train</w:t>
      </w:r>
      <w:proofErr w:type="spellEnd"/>
      <w:r w:rsidRPr="003A5EC4">
        <w:rPr>
          <w:szCs w:val="24"/>
          <w:lang w:val="en-IN"/>
        </w:rPr>
        <w:t xml:space="preserve">, </w:t>
      </w:r>
      <w:proofErr w:type="spellStart"/>
      <w:r w:rsidRPr="003A5EC4">
        <w:rPr>
          <w:szCs w:val="24"/>
          <w:lang w:val="en-IN"/>
        </w:rPr>
        <w:t>y_train</w:t>
      </w:r>
      <w:proofErr w:type="spellEnd"/>
      <w:r w:rsidRPr="003A5EC4">
        <w:rPr>
          <w:szCs w:val="24"/>
          <w:lang w:val="en-IN"/>
        </w:rPr>
        <w:t>)</w:t>
      </w:r>
    </w:p>
    <w:p w14:paraId="7B681835" w14:textId="18000189" w:rsidR="003A5EC4" w:rsidRPr="003A5EC4" w:rsidRDefault="003A5EC4" w:rsidP="003A5EC4">
      <w:pPr>
        <w:tabs>
          <w:tab w:val="left" w:pos="5773"/>
        </w:tabs>
        <w:spacing w:line="360" w:lineRule="auto"/>
        <w:rPr>
          <w:szCs w:val="24"/>
          <w:lang w:val="en-IN"/>
        </w:rPr>
      </w:pPr>
      <w:r w:rsidRPr="003A5EC4">
        <w:rPr>
          <w:szCs w:val="24"/>
          <w:lang w:val="en-IN"/>
        </w:rPr>
        <w:t xml:space="preserve">    predict = </w:t>
      </w:r>
      <w:proofErr w:type="spellStart"/>
      <w:proofErr w:type="gramStart"/>
      <w:r w:rsidRPr="003A5EC4">
        <w:rPr>
          <w:szCs w:val="24"/>
          <w:lang w:val="en-IN"/>
        </w:rPr>
        <w:t>cls.predict</w:t>
      </w:r>
      <w:proofErr w:type="spellEnd"/>
      <w:proofErr w:type="gramEnd"/>
      <w:r w:rsidRPr="003A5EC4">
        <w:rPr>
          <w:szCs w:val="24"/>
          <w:lang w:val="en-IN"/>
        </w:rPr>
        <w:t>(</w:t>
      </w:r>
      <w:proofErr w:type="spellStart"/>
      <w:r w:rsidRPr="003A5EC4">
        <w:rPr>
          <w:szCs w:val="24"/>
          <w:lang w:val="en-IN"/>
        </w:rPr>
        <w:t>X_test</w:t>
      </w:r>
      <w:proofErr w:type="spellEnd"/>
      <w:r w:rsidRPr="003A5EC4">
        <w:rPr>
          <w:szCs w:val="24"/>
          <w:lang w:val="en-IN"/>
        </w:rPr>
        <w:t>)</w:t>
      </w:r>
    </w:p>
    <w:p w14:paraId="6375A0FD" w14:textId="3B11D0E8" w:rsidR="003A5EC4" w:rsidRDefault="00C26F60" w:rsidP="003A5EC4">
      <w:pPr>
        <w:tabs>
          <w:tab w:val="left" w:pos="5773"/>
        </w:tabs>
        <w:spacing w:line="360" w:lineRule="auto"/>
        <w:rPr>
          <w:szCs w:val="24"/>
          <w:lang w:val="en-IN"/>
        </w:rPr>
      </w:pPr>
      <w:r w:rsidRPr="009477AB">
        <w:rPr>
          <w:b/>
          <w:noProof/>
          <w:sz w:val="71"/>
        </w:rPr>
        <mc:AlternateContent>
          <mc:Choice Requires="wps">
            <w:drawing>
              <wp:anchor distT="45720" distB="45720" distL="114300" distR="114300" simplePos="0" relativeHeight="251790336" behindDoc="0" locked="0" layoutInCell="1" allowOverlap="1" wp14:anchorId="44ED8E02" wp14:editId="35882115">
                <wp:simplePos x="0" y="0"/>
                <wp:positionH relativeFrom="margin">
                  <wp:align>right</wp:align>
                </wp:positionH>
                <wp:positionV relativeFrom="paragraph">
                  <wp:posOffset>324394</wp:posOffset>
                </wp:positionV>
                <wp:extent cx="5730240" cy="342900"/>
                <wp:effectExtent l="0" t="0" r="3810" b="0"/>
                <wp:wrapSquare wrapText="bothSides"/>
                <wp:docPr id="5096828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7C3E11EC" w14:textId="32939364" w:rsidR="00C26F60" w:rsidRPr="003A5EC4" w:rsidRDefault="00C26F60">
                            <w:pPr>
                              <w:spacing w:line="360" w:lineRule="auto"/>
                              <w:ind w:left="0" w:firstLine="0"/>
                              <w:rPr>
                                <w:bCs/>
                                <w:szCs w:val="24"/>
                              </w:rPr>
                              <w:pPrChange w:id="179" w:author="Ajay kumar Chigurla" w:date="2023-09-21T11:55:00Z">
                                <w:pPr>
                                  <w:spacing w:line="360" w:lineRule="auto"/>
                                  <w:ind w:left="0" w:firstLineChars="100" w:firstLine="240"/>
                                </w:pPr>
                              </w:pPrChange>
                            </w:pPr>
                            <w:r>
                              <w:rPr>
                                <w:bCs/>
                                <w:szCs w:val="24"/>
                              </w:rPr>
                              <w:t xml:space="preserve">CMRTC                                                                                                                                          </w:t>
                            </w:r>
                            <w:del w:id="180" w:author="Ajay kumar Chigurla" w:date="2023-09-21T11:55:00Z">
                              <w:r>
                                <w:rPr>
                                  <w:bCs/>
                                  <w:szCs w:val="24"/>
                                </w:rPr>
                                <w:delText xml:space="preserve">  </w:delText>
                              </w:r>
                            </w:del>
                            <w:r w:rsidR="00DB11FD">
                              <w:rPr>
                                <w:bCs/>
                                <w:szCs w:val="24"/>
                              </w:rPr>
                              <w:t>1</w:t>
                            </w:r>
                            <w:r w:rsidR="00000D1A">
                              <w:rPr>
                                <w:bCs/>
                                <w:szCs w:val="24"/>
                              </w:rPr>
                              <w:t>6</w:t>
                            </w:r>
                          </w:p>
                          <w:p w14:paraId="74428E88" w14:textId="77777777" w:rsidR="00C26F60" w:rsidRDefault="00C26F60" w:rsidP="00C26F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D8E02" id="_x0000_s1057" type="#_x0000_t202" style="position:absolute;left:0;text-align:left;margin-left:400pt;margin-top:25.55pt;width:451.2pt;height:27pt;z-index:251790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" stroked="f">
                <v:textbox>
                  <w:txbxContent>
                    <w:p w14:paraId="7C3E11EC" w14:textId="32939364" w:rsidR="00C26F60" w:rsidRPr="003A5EC4" w:rsidRDefault="00C26F60">
                      <w:pPr>
                        <w:spacing w:line="360" w:lineRule="auto"/>
                        <w:ind w:left="0" w:firstLine="0"/>
                        <w:rPr>
                          <w:bCs/>
                          <w:szCs w:val="24"/>
                        </w:rPr>
                        <w:pPrChange w:id="181" w:author="Ajay kumar Chigurla" w:date="2023-09-21T11:55:00Z">
                          <w:pPr>
                            <w:spacing w:line="360" w:lineRule="auto"/>
                            <w:ind w:left="0" w:firstLineChars="100" w:firstLine="240"/>
                          </w:pPr>
                        </w:pPrChange>
                      </w:pPr>
                      <w:r>
                        <w:rPr>
                          <w:bCs/>
                          <w:szCs w:val="24"/>
                        </w:rPr>
                        <w:t xml:space="preserve">CMRTC                                                                                                                                          </w:t>
                      </w:r>
                      <w:del w:id="182" w:author="Ajay kumar Chigurla" w:date="2023-09-21T11:55:00Z">
                        <w:r>
                          <w:rPr>
                            <w:bCs/>
                            <w:szCs w:val="24"/>
                          </w:rPr>
                          <w:delText xml:space="preserve">  </w:delText>
                        </w:r>
                      </w:del>
                      <w:r w:rsidR="00DB11FD">
                        <w:rPr>
                          <w:bCs/>
                          <w:szCs w:val="24"/>
                        </w:rPr>
                        <w:t>1</w:t>
                      </w:r>
                      <w:r w:rsidR="00000D1A">
                        <w:rPr>
                          <w:bCs/>
                          <w:szCs w:val="24"/>
                        </w:rPr>
                        <w:t>6</w:t>
                      </w:r>
                    </w:p>
                    <w:p w14:paraId="74428E88" w14:textId="77777777" w:rsidR="00C26F60" w:rsidRDefault="00C26F60" w:rsidP="00C26F60"/>
                  </w:txbxContent>
                </v:textbox>
                <w10:wrap type="square" anchorx="margin"/>
              </v:shape>
            </w:pict>
          </mc:Fallback>
        </mc:AlternateContent>
      </w:r>
      <w:r w:rsidR="003A5EC4" w:rsidRPr="003A5EC4">
        <w:rPr>
          <w:szCs w:val="24"/>
          <w:lang w:val="en-IN"/>
        </w:rPr>
        <w:t xml:space="preserve">    </w:t>
      </w:r>
      <w:proofErr w:type="spellStart"/>
      <w:proofErr w:type="gramStart"/>
      <w:r w:rsidR="003A5EC4" w:rsidRPr="003A5EC4">
        <w:rPr>
          <w:szCs w:val="24"/>
          <w:lang w:val="en-IN"/>
        </w:rPr>
        <w:t>calculateMetrics</w:t>
      </w:r>
      <w:proofErr w:type="spellEnd"/>
      <w:r w:rsidR="003A5EC4" w:rsidRPr="003A5EC4">
        <w:rPr>
          <w:szCs w:val="24"/>
          <w:lang w:val="en-IN"/>
        </w:rPr>
        <w:t>(</w:t>
      </w:r>
      <w:proofErr w:type="gramEnd"/>
      <w:r w:rsidR="003A5EC4" w:rsidRPr="003A5EC4">
        <w:rPr>
          <w:szCs w:val="24"/>
          <w:lang w:val="en-IN"/>
        </w:rPr>
        <w:t xml:space="preserve">predict, </w:t>
      </w:r>
      <w:proofErr w:type="spellStart"/>
      <w:r w:rsidR="003A5EC4" w:rsidRPr="003A5EC4">
        <w:rPr>
          <w:szCs w:val="24"/>
          <w:lang w:val="en-IN"/>
        </w:rPr>
        <w:t>y_test</w:t>
      </w:r>
      <w:proofErr w:type="spellEnd"/>
      <w:r w:rsidR="003A5EC4" w:rsidRPr="003A5EC4">
        <w:rPr>
          <w:szCs w:val="24"/>
          <w:lang w:val="en-IN"/>
        </w:rPr>
        <w:t>, "Naive Bayes")</w:t>
      </w:r>
    </w:p>
    <w:p w14:paraId="00D7EB6A" w14:textId="77777777" w:rsidR="003A5EC4" w:rsidRPr="003A5EC4" w:rsidRDefault="003A5EC4" w:rsidP="003A5EC4">
      <w:pPr>
        <w:tabs>
          <w:tab w:val="left" w:pos="5773"/>
        </w:tabs>
        <w:spacing w:line="360" w:lineRule="auto"/>
        <w:rPr>
          <w:szCs w:val="24"/>
          <w:lang w:val="en-IN"/>
        </w:rPr>
      </w:pPr>
      <w:r w:rsidRPr="003A5EC4">
        <w:rPr>
          <w:szCs w:val="24"/>
          <w:lang w:val="en-IN"/>
        </w:rPr>
        <w:lastRenderedPageBreak/>
        <w:t xml:space="preserve">def </w:t>
      </w:r>
      <w:proofErr w:type="spellStart"/>
      <w:proofErr w:type="gramStart"/>
      <w:r w:rsidRPr="003A5EC4">
        <w:rPr>
          <w:szCs w:val="24"/>
          <w:lang w:val="en-IN"/>
        </w:rPr>
        <w:t>trainDT</w:t>
      </w:r>
      <w:proofErr w:type="spellEnd"/>
      <w:r w:rsidRPr="003A5EC4">
        <w:rPr>
          <w:szCs w:val="24"/>
          <w:lang w:val="en-IN"/>
        </w:rPr>
        <w:t>(</w:t>
      </w:r>
      <w:proofErr w:type="gramEnd"/>
      <w:r w:rsidRPr="003A5EC4">
        <w:rPr>
          <w:szCs w:val="24"/>
          <w:lang w:val="en-IN"/>
        </w:rPr>
        <w:t>):</w:t>
      </w:r>
    </w:p>
    <w:p w14:paraId="766EE9AB"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global </w:t>
      </w:r>
      <w:proofErr w:type="spellStart"/>
      <w:r w:rsidRPr="003A5EC4">
        <w:rPr>
          <w:szCs w:val="24"/>
          <w:lang w:val="en-IN"/>
        </w:rPr>
        <w:t>X_train</w:t>
      </w:r>
      <w:proofErr w:type="spellEnd"/>
      <w:r w:rsidRPr="003A5EC4">
        <w:rPr>
          <w:szCs w:val="24"/>
          <w:lang w:val="en-IN"/>
        </w:rPr>
        <w:t xml:space="preserve">, </w:t>
      </w:r>
      <w:proofErr w:type="spellStart"/>
      <w:r w:rsidRPr="003A5EC4">
        <w:rPr>
          <w:szCs w:val="24"/>
          <w:lang w:val="en-IN"/>
        </w:rPr>
        <w:t>X_test</w:t>
      </w:r>
      <w:proofErr w:type="spellEnd"/>
      <w:r w:rsidRPr="003A5EC4">
        <w:rPr>
          <w:szCs w:val="24"/>
          <w:lang w:val="en-IN"/>
        </w:rPr>
        <w:t xml:space="preserve">, </w:t>
      </w:r>
      <w:proofErr w:type="spellStart"/>
      <w:r w:rsidRPr="003A5EC4">
        <w:rPr>
          <w:szCs w:val="24"/>
          <w:lang w:val="en-IN"/>
        </w:rPr>
        <w:t>y_train</w:t>
      </w:r>
      <w:proofErr w:type="spellEnd"/>
      <w:r w:rsidRPr="003A5EC4">
        <w:rPr>
          <w:szCs w:val="24"/>
          <w:lang w:val="en-IN"/>
        </w:rPr>
        <w:t xml:space="preserve">, </w:t>
      </w:r>
      <w:proofErr w:type="spellStart"/>
      <w:r w:rsidRPr="003A5EC4">
        <w:rPr>
          <w:szCs w:val="24"/>
          <w:lang w:val="en-IN"/>
        </w:rPr>
        <w:t>y_test</w:t>
      </w:r>
      <w:proofErr w:type="spellEnd"/>
    </w:p>
    <w:p w14:paraId="18072CC0" w14:textId="3C013C9D" w:rsidR="003A5EC4" w:rsidRPr="003A5EC4" w:rsidRDefault="009D2D21" w:rsidP="003A5EC4">
      <w:pPr>
        <w:tabs>
          <w:tab w:val="left" w:pos="5773"/>
        </w:tabs>
        <w:spacing w:line="360" w:lineRule="auto"/>
        <w:rPr>
          <w:szCs w:val="24"/>
          <w:lang w:val="en-IN"/>
        </w:rPr>
      </w:pPr>
      <w:ins w:id="183" w:author="Ajay kumar Chigurla" w:date="2023-09-21T11:55:00Z">
        <w:r w:rsidRPr="00377820">
          <w:rPr>
            <w:noProof/>
            <w:sz w:val="32"/>
          </w:rPr>
          <mc:AlternateContent>
            <mc:Choice Requires="wps">
              <w:drawing>
                <wp:anchor distT="45720" distB="45720" distL="114300" distR="114300" simplePos="0" relativeHeight="251692032" behindDoc="0" locked="0" layoutInCell="1" allowOverlap="1" wp14:anchorId="167F369E" wp14:editId="52C6CB3F">
                  <wp:simplePos x="0" y="0"/>
                  <wp:positionH relativeFrom="margin">
                    <wp:align>right</wp:align>
                  </wp:positionH>
                  <wp:positionV relativeFrom="page">
                    <wp:posOffset>355418</wp:posOffset>
                  </wp:positionV>
                  <wp:extent cx="5436870" cy="253365"/>
                  <wp:effectExtent l="0" t="0" r="0" b="0"/>
                  <wp:wrapSquare wrapText="bothSides"/>
                  <wp:docPr id="1031937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6827C8F6" w14:textId="77777777" w:rsidR="009D2D21" w:rsidRPr="00377820" w:rsidRDefault="009D2D21" w:rsidP="009D2D21">
                              <w:pPr>
                                <w:pStyle w:val="Header"/>
                                <w:rPr>
                                  <w:ins w:id="184" w:author="Ajay kumar Chigurla" w:date="2023-09-21T11:55:00Z"/>
                                  <w:sz w:val="21"/>
                                  <w:szCs w:val="20"/>
                                </w:rPr>
                              </w:pPr>
                              <w:ins w:id="185"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7F369E" id="_x0000_s1058" type="#_x0000_t202" style="position:absolute;left:0;text-align:left;margin-left:376.9pt;margin-top:28pt;width:428.1pt;height:19.95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" stroked="f">
                  <v:textbox style="mso-fit-shape-to-text:t">
                    <w:txbxContent>
                      <w:p w14:paraId="6827C8F6" w14:textId="77777777" w:rsidR="009D2D21" w:rsidRPr="00377820" w:rsidRDefault="009D2D21" w:rsidP="009D2D21">
                        <w:pPr>
                          <w:pStyle w:val="Header"/>
                          <w:rPr>
                            <w:ins w:id="186" w:author="Ajay kumar Chigurla" w:date="2023-09-21T11:55:00Z"/>
                            <w:sz w:val="21"/>
                            <w:szCs w:val="20"/>
                          </w:rPr>
                        </w:pPr>
                        <w:ins w:id="187"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3A5EC4" w:rsidRPr="003A5EC4">
        <w:rPr>
          <w:szCs w:val="24"/>
          <w:lang w:val="en-IN"/>
        </w:rPr>
        <w:t xml:space="preserve">    </w:t>
      </w:r>
      <w:proofErr w:type="spellStart"/>
      <w:r w:rsidR="003A5EC4" w:rsidRPr="003A5EC4">
        <w:rPr>
          <w:szCs w:val="24"/>
          <w:lang w:val="en-IN"/>
        </w:rPr>
        <w:t>cls</w:t>
      </w:r>
      <w:proofErr w:type="spellEnd"/>
      <w:r w:rsidR="003A5EC4" w:rsidRPr="003A5EC4">
        <w:rPr>
          <w:szCs w:val="24"/>
          <w:lang w:val="en-IN"/>
        </w:rPr>
        <w:t xml:space="preserve"> = </w:t>
      </w:r>
      <w:proofErr w:type="spellStart"/>
      <w:proofErr w:type="gramStart"/>
      <w:r w:rsidR="003A5EC4" w:rsidRPr="003A5EC4">
        <w:rPr>
          <w:szCs w:val="24"/>
          <w:lang w:val="en-IN"/>
        </w:rPr>
        <w:t>DecisionTreeClassifier</w:t>
      </w:r>
      <w:proofErr w:type="spellEnd"/>
      <w:r w:rsidR="003A5EC4" w:rsidRPr="003A5EC4">
        <w:rPr>
          <w:szCs w:val="24"/>
          <w:lang w:val="en-IN"/>
        </w:rPr>
        <w:t>(</w:t>
      </w:r>
      <w:proofErr w:type="gramEnd"/>
      <w:r w:rsidR="003A5EC4" w:rsidRPr="003A5EC4">
        <w:rPr>
          <w:szCs w:val="24"/>
          <w:lang w:val="en-IN"/>
        </w:rPr>
        <w:t>)</w:t>
      </w:r>
    </w:p>
    <w:p w14:paraId="664C88DB"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cls.fit</w:t>
      </w:r>
      <w:proofErr w:type="spellEnd"/>
      <w:r w:rsidRPr="003A5EC4">
        <w:rPr>
          <w:szCs w:val="24"/>
          <w:lang w:val="en-IN"/>
        </w:rPr>
        <w:t>(</w:t>
      </w:r>
      <w:proofErr w:type="spellStart"/>
      <w:proofErr w:type="gramEnd"/>
      <w:r w:rsidRPr="003A5EC4">
        <w:rPr>
          <w:szCs w:val="24"/>
          <w:lang w:val="en-IN"/>
        </w:rPr>
        <w:t>X_train</w:t>
      </w:r>
      <w:proofErr w:type="spellEnd"/>
      <w:r w:rsidRPr="003A5EC4">
        <w:rPr>
          <w:szCs w:val="24"/>
          <w:lang w:val="en-IN"/>
        </w:rPr>
        <w:t xml:space="preserve">, </w:t>
      </w:r>
      <w:proofErr w:type="spellStart"/>
      <w:r w:rsidRPr="003A5EC4">
        <w:rPr>
          <w:szCs w:val="24"/>
          <w:lang w:val="en-IN"/>
        </w:rPr>
        <w:t>y_train</w:t>
      </w:r>
      <w:proofErr w:type="spellEnd"/>
      <w:r w:rsidRPr="003A5EC4">
        <w:rPr>
          <w:szCs w:val="24"/>
          <w:lang w:val="en-IN"/>
        </w:rPr>
        <w:t>)</w:t>
      </w:r>
    </w:p>
    <w:p w14:paraId="212B21DC"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predict = </w:t>
      </w:r>
      <w:proofErr w:type="spellStart"/>
      <w:proofErr w:type="gramStart"/>
      <w:r w:rsidRPr="003A5EC4">
        <w:rPr>
          <w:szCs w:val="24"/>
          <w:lang w:val="en-IN"/>
        </w:rPr>
        <w:t>cls.predict</w:t>
      </w:r>
      <w:proofErr w:type="spellEnd"/>
      <w:proofErr w:type="gramEnd"/>
      <w:r w:rsidRPr="003A5EC4">
        <w:rPr>
          <w:szCs w:val="24"/>
          <w:lang w:val="en-IN"/>
        </w:rPr>
        <w:t>(</w:t>
      </w:r>
      <w:proofErr w:type="spellStart"/>
      <w:r w:rsidRPr="003A5EC4">
        <w:rPr>
          <w:szCs w:val="24"/>
          <w:lang w:val="en-IN"/>
        </w:rPr>
        <w:t>X_test</w:t>
      </w:r>
      <w:proofErr w:type="spellEnd"/>
      <w:r w:rsidRPr="003A5EC4">
        <w:rPr>
          <w:szCs w:val="24"/>
          <w:lang w:val="en-IN"/>
        </w:rPr>
        <w:t>)</w:t>
      </w:r>
    </w:p>
    <w:p w14:paraId="0EBEC8C5"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calculateMetrics</w:t>
      </w:r>
      <w:proofErr w:type="spellEnd"/>
      <w:r w:rsidRPr="003A5EC4">
        <w:rPr>
          <w:szCs w:val="24"/>
          <w:lang w:val="en-IN"/>
        </w:rPr>
        <w:t>(</w:t>
      </w:r>
      <w:proofErr w:type="gramEnd"/>
      <w:r w:rsidRPr="003A5EC4">
        <w:rPr>
          <w:szCs w:val="24"/>
          <w:lang w:val="en-IN"/>
        </w:rPr>
        <w:t xml:space="preserve">predict, </w:t>
      </w:r>
      <w:proofErr w:type="spellStart"/>
      <w:r w:rsidRPr="003A5EC4">
        <w:rPr>
          <w:szCs w:val="24"/>
          <w:lang w:val="en-IN"/>
        </w:rPr>
        <w:t>y_test</w:t>
      </w:r>
      <w:proofErr w:type="spellEnd"/>
      <w:r w:rsidRPr="003A5EC4">
        <w:rPr>
          <w:szCs w:val="24"/>
          <w:lang w:val="en-IN"/>
        </w:rPr>
        <w:t>, "J48 Algorithm")</w:t>
      </w:r>
    </w:p>
    <w:p w14:paraId="4828EADC" w14:textId="77777777" w:rsidR="003A5EC4" w:rsidRPr="003A5EC4" w:rsidRDefault="003A5EC4" w:rsidP="003A5EC4">
      <w:pPr>
        <w:tabs>
          <w:tab w:val="left" w:pos="5773"/>
        </w:tabs>
        <w:spacing w:line="360" w:lineRule="auto"/>
        <w:rPr>
          <w:szCs w:val="24"/>
          <w:lang w:val="en-IN"/>
        </w:rPr>
      </w:pPr>
      <w:r w:rsidRPr="003A5EC4">
        <w:rPr>
          <w:szCs w:val="24"/>
          <w:lang w:val="en-IN"/>
        </w:rPr>
        <w:br/>
        <w:t xml:space="preserve">def </w:t>
      </w:r>
      <w:proofErr w:type="spellStart"/>
      <w:proofErr w:type="gramStart"/>
      <w:r w:rsidRPr="003A5EC4">
        <w:rPr>
          <w:szCs w:val="24"/>
          <w:lang w:val="en-IN"/>
        </w:rPr>
        <w:t>trainKNN</w:t>
      </w:r>
      <w:proofErr w:type="spellEnd"/>
      <w:r w:rsidRPr="003A5EC4">
        <w:rPr>
          <w:szCs w:val="24"/>
          <w:lang w:val="en-IN"/>
        </w:rPr>
        <w:t>(</w:t>
      </w:r>
      <w:proofErr w:type="gramEnd"/>
      <w:r w:rsidRPr="003A5EC4">
        <w:rPr>
          <w:szCs w:val="24"/>
          <w:lang w:val="en-IN"/>
        </w:rPr>
        <w:t>):</w:t>
      </w:r>
    </w:p>
    <w:p w14:paraId="64C6C3B9"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global </w:t>
      </w:r>
      <w:proofErr w:type="spellStart"/>
      <w:r w:rsidRPr="003A5EC4">
        <w:rPr>
          <w:szCs w:val="24"/>
          <w:lang w:val="en-IN"/>
        </w:rPr>
        <w:t>X_train</w:t>
      </w:r>
      <w:proofErr w:type="spellEnd"/>
      <w:r w:rsidRPr="003A5EC4">
        <w:rPr>
          <w:szCs w:val="24"/>
          <w:lang w:val="en-IN"/>
        </w:rPr>
        <w:t xml:space="preserve">, </w:t>
      </w:r>
      <w:proofErr w:type="spellStart"/>
      <w:r w:rsidRPr="003A5EC4">
        <w:rPr>
          <w:szCs w:val="24"/>
          <w:lang w:val="en-IN"/>
        </w:rPr>
        <w:t>X_test</w:t>
      </w:r>
      <w:proofErr w:type="spellEnd"/>
      <w:r w:rsidRPr="003A5EC4">
        <w:rPr>
          <w:szCs w:val="24"/>
          <w:lang w:val="en-IN"/>
        </w:rPr>
        <w:t xml:space="preserve">, </w:t>
      </w:r>
      <w:proofErr w:type="spellStart"/>
      <w:r w:rsidRPr="003A5EC4">
        <w:rPr>
          <w:szCs w:val="24"/>
          <w:lang w:val="en-IN"/>
        </w:rPr>
        <w:t>y_train</w:t>
      </w:r>
      <w:proofErr w:type="spellEnd"/>
      <w:r w:rsidRPr="003A5EC4">
        <w:rPr>
          <w:szCs w:val="24"/>
          <w:lang w:val="en-IN"/>
        </w:rPr>
        <w:t xml:space="preserve">, </w:t>
      </w:r>
      <w:proofErr w:type="spellStart"/>
      <w:r w:rsidRPr="003A5EC4">
        <w:rPr>
          <w:szCs w:val="24"/>
          <w:lang w:val="en-IN"/>
        </w:rPr>
        <w:t>y_test</w:t>
      </w:r>
      <w:proofErr w:type="spellEnd"/>
    </w:p>
    <w:p w14:paraId="384F8D30"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r w:rsidRPr="003A5EC4">
        <w:rPr>
          <w:szCs w:val="24"/>
          <w:lang w:val="en-IN"/>
        </w:rPr>
        <w:t>cls</w:t>
      </w:r>
      <w:proofErr w:type="spellEnd"/>
      <w:r w:rsidRPr="003A5EC4">
        <w:rPr>
          <w:szCs w:val="24"/>
          <w:lang w:val="en-IN"/>
        </w:rPr>
        <w:t xml:space="preserve"> = </w:t>
      </w:r>
      <w:proofErr w:type="spellStart"/>
      <w:proofErr w:type="gramStart"/>
      <w:r w:rsidRPr="003A5EC4">
        <w:rPr>
          <w:szCs w:val="24"/>
          <w:lang w:val="en-IN"/>
        </w:rPr>
        <w:t>KNeighborsClassifier</w:t>
      </w:r>
      <w:proofErr w:type="spellEnd"/>
      <w:r w:rsidRPr="003A5EC4">
        <w:rPr>
          <w:szCs w:val="24"/>
          <w:lang w:val="en-IN"/>
        </w:rPr>
        <w:t>(</w:t>
      </w:r>
      <w:proofErr w:type="spellStart"/>
      <w:proofErr w:type="gramEnd"/>
      <w:r w:rsidRPr="003A5EC4">
        <w:rPr>
          <w:szCs w:val="24"/>
          <w:lang w:val="en-IN"/>
        </w:rPr>
        <w:t>n_neighbors</w:t>
      </w:r>
      <w:proofErr w:type="spellEnd"/>
      <w:r w:rsidRPr="003A5EC4">
        <w:rPr>
          <w:szCs w:val="24"/>
          <w:lang w:val="en-IN"/>
        </w:rPr>
        <w:t xml:space="preserve"> = 2) </w:t>
      </w:r>
    </w:p>
    <w:p w14:paraId="5EE84360"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cls.fit</w:t>
      </w:r>
      <w:proofErr w:type="spellEnd"/>
      <w:r w:rsidRPr="003A5EC4">
        <w:rPr>
          <w:szCs w:val="24"/>
          <w:lang w:val="en-IN"/>
        </w:rPr>
        <w:t>(</w:t>
      </w:r>
      <w:proofErr w:type="spellStart"/>
      <w:proofErr w:type="gramEnd"/>
      <w:r w:rsidRPr="003A5EC4">
        <w:rPr>
          <w:szCs w:val="24"/>
          <w:lang w:val="en-IN"/>
        </w:rPr>
        <w:t>X_train</w:t>
      </w:r>
      <w:proofErr w:type="spellEnd"/>
      <w:r w:rsidRPr="003A5EC4">
        <w:rPr>
          <w:szCs w:val="24"/>
          <w:lang w:val="en-IN"/>
        </w:rPr>
        <w:t xml:space="preserve">, </w:t>
      </w:r>
      <w:proofErr w:type="spellStart"/>
      <w:r w:rsidRPr="003A5EC4">
        <w:rPr>
          <w:szCs w:val="24"/>
          <w:lang w:val="en-IN"/>
        </w:rPr>
        <w:t>y_train</w:t>
      </w:r>
      <w:proofErr w:type="spellEnd"/>
      <w:r w:rsidRPr="003A5EC4">
        <w:rPr>
          <w:szCs w:val="24"/>
          <w:lang w:val="en-IN"/>
        </w:rPr>
        <w:t>)</w:t>
      </w:r>
    </w:p>
    <w:p w14:paraId="0F6DAB05"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predict = </w:t>
      </w:r>
      <w:proofErr w:type="spellStart"/>
      <w:proofErr w:type="gramStart"/>
      <w:r w:rsidRPr="003A5EC4">
        <w:rPr>
          <w:szCs w:val="24"/>
          <w:lang w:val="en-IN"/>
        </w:rPr>
        <w:t>cls.predict</w:t>
      </w:r>
      <w:proofErr w:type="spellEnd"/>
      <w:proofErr w:type="gramEnd"/>
      <w:r w:rsidRPr="003A5EC4">
        <w:rPr>
          <w:szCs w:val="24"/>
          <w:lang w:val="en-IN"/>
        </w:rPr>
        <w:t>(</w:t>
      </w:r>
      <w:proofErr w:type="spellStart"/>
      <w:r w:rsidRPr="003A5EC4">
        <w:rPr>
          <w:szCs w:val="24"/>
          <w:lang w:val="en-IN"/>
        </w:rPr>
        <w:t>X_test</w:t>
      </w:r>
      <w:proofErr w:type="spellEnd"/>
      <w:r w:rsidRPr="003A5EC4">
        <w:rPr>
          <w:szCs w:val="24"/>
          <w:lang w:val="en-IN"/>
        </w:rPr>
        <w:t>)</w:t>
      </w:r>
    </w:p>
    <w:p w14:paraId="7D469CEE"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calculateMetrics</w:t>
      </w:r>
      <w:proofErr w:type="spellEnd"/>
      <w:r w:rsidRPr="003A5EC4">
        <w:rPr>
          <w:szCs w:val="24"/>
          <w:lang w:val="en-IN"/>
        </w:rPr>
        <w:t>(</w:t>
      </w:r>
      <w:proofErr w:type="gramEnd"/>
      <w:r w:rsidRPr="003A5EC4">
        <w:rPr>
          <w:szCs w:val="24"/>
          <w:lang w:val="en-IN"/>
        </w:rPr>
        <w:t xml:space="preserve">predict, </w:t>
      </w:r>
      <w:proofErr w:type="spellStart"/>
      <w:r w:rsidRPr="003A5EC4">
        <w:rPr>
          <w:szCs w:val="24"/>
          <w:lang w:val="en-IN"/>
        </w:rPr>
        <w:t>y_test</w:t>
      </w:r>
      <w:proofErr w:type="spellEnd"/>
      <w:r w:rsidRPr="003A5EC4">
        <w:rPr>
          <w:szCs w:val="24"/>
          <w:lang w:val="en-IN"/>
        </w:rPr>
        <w:t>, "KNN")    </w:t>
      </w:r>
    </w:p>
    <w:p w14:paraId="18FF468E" w14:textId="77777777" w:rsidR="003A5EC4" w:rsidRPr="003A5EC4" w:rsidRDefault="003A5EC4" w:rsidP="003A5EC4">
      <w:pPr>
        <w:tabs>
          <w:tab w:val="left" w:pos="5773"/>
        </w:tabs>
        <w:spacing w:line="360" w:lineRule="auto"/>
        <w:rPr>
          <w:szCs w:val="24"/>
          <w:lang w:val="en-IN"/>
        </w:rPr>
      </w:pPr>
      <w:r w:rsidRPr="003A5EC4">
        <w:rPr>
          <w:szCs w:val="24"/>
          <w:lang w:val="en-IN"/>
        </w:rPr>
        <w:br/>
        <w:t xml:space="preserve">def </w:t>
      </w:r>
      <w:proofErr w:type="spellStart"/>
      <w:proofErr w:type="gramStart"/>
      <w:r w:rsidRPr="003A5EC4">
        <w:rPr>
          <w:szCs w:val="24"/>
          <w:lang w:val="en-IN"/>
        </w:rPr>
        <w:t>trainRanfomForest</w:t>
      </w:r>
      <w:proofErr w:type="spellEnd"/>
      <w:r w:rsidRPr="003A5EC4">
        <w:rPr>
          <w:szCs w:val="24"/>
          <w:lang w:val="en-IN"/>
        </w:rPr>
        <w:t>(</w:t>
      </w:r>
      <w:proofErr w:type="gramEnd"/>
      <w:r w:rsidRPr="003A5EC4">
        <w:rPr>
          <w:szCs w:val="24"/>
          <w:lang w:val="en-IN"/>
        </w:rPr>
        <w:t>):</w:t>
      </w:r>
    </w:p>
    <w:p w14:paraId="1442853D"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global </w:t>
      </w:r>
      <w:proofErr w:type="spellStart"/>
      <w:r w:rsidRPr="003A5EC4">
        <w:rPr>
          <w:szCs w:val="24"/>
          <w:lang w:val="en-IN"/>
        </w:rPr>
        <w:t>X_train</w:t>
      </w:r>
      <w:proofErr w:type="spellEnd"/>
      <w:r w:rsidRPr="003A5EC4">
        <w:rPr>
          <w:szCs w:val="24"/>
          <w:lang w:val="en-IN"/>
        </w:rPr>
        <w:t xml:space="preserve">, </w:t>
      </w:r>
      <w:proofErr w:type="spellStart"/>
      <w:r w:rsidRPr="003A5EC4">
        <w:rPr>
          <w:szCs w:val="24"/>
          <w:lang w:val="en-IN"/>
        </w:rPr>
        <w:t>X_test</w:t>
      </w:r>
      <w:proofErr w:type="spellEnd"/>
      <w:r w:rsidRPr="003A5EC4">
        <w:rPr>
          <w:szCs w:val="24"/>
          <w:lang w:val="en-IN"/>
        </w:rPr>
        <w:t xml:space="preserve">, </w:t>
      </w:r>
      <w:proofErr w:type="spellStart"/>
      <w:r w:rsidRPr="003A5EC4">
        <w:rPr>
          <w:szCs w:val="24"/>
          <w:lang w:val="en-IN"/>
        </w:rPr>
        <w:t>y_train</w:t>
      </w:r>
      <w:proofErr w:type="spellEnd"/>
      <w:r w:rsidRPr="003A5EC4">
        <w:rPr>
          <w:szCs w:val="24"/>
          <w:lang w:val="en-IN"/>
        </w:rPr>
        <w:t xml:space="preserve">, </w:t>
      </w:r>
      <w:proofErr w:type="spellStart"/>
      <w:r w:rsidRPr="003A5EC4">
        <w:rPr>
          <w:szCs w:val="24"/>
          <w:lang w:val="en-IN"/>
        </w:rPr>
        <w:t>y_test</w:t>
      </w:r>
      <w:proofErr w:type="spellEnd"/>
      <w:r w:rsidRPr="003A5EC4">
        <w:rPr>
          <w:szCs w:val="24"/>
          <w:lang w:val="en-IN"/>
        </w:rPr>
        <w:t>, rf</w:t>
      </w:r>
    </w:p>
    <w:p w14:paraId="56FE2BDB"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r w:rsidRPr="003A5EC4">
        <w:rPr>
          <w:szCs w:val="24"/>
          <w:lang w:val="en-IN"/>
        </w:rPr>
        <w:t>cls</w:t>
      </w:r>
      <w:proofErr w:type="spellEnd"/>
      <w:r w:rsidRPr="003A5EC4">
        <w:rPr>
          <w:szCs w:val="24"/>
          <w:lang w:val="en-IN"/>
        </w:rPr>
        <w:t xml:space="preserve"> = </w:t>
      </w:r>
      <w:proofErr w:type="spellStart"/>
      <w:proofErr w:type="gramStart"/>
      <w:r w:rsidRPr="003A5EC4">
        <w:rPr>
          <w:szCs w:val="24"/>
          <w:lang w:val="en-IN"/>
        </w:rPr>
        <w:t>RandomForestClassifier</w:t>
      </w:r>
      <w:proofErr w:type="spellEnd"/>
      <w:r w:rsidRPr="003A5EC4">
        <w:rPr>
          <w:szCs w:val="24"/>
          <w:lang w:val="en-IN"/>
        </w:rPr>
        <w:t>(</w:t>
      </w:r>
      <w:proofErr w:type="gramEnd"/>
      <w:r w:rsidRPr="003A5EC4">
        <w:rPr>
          <w:szCs w:val="24"/>
          <w:lang w:val="en-IN"/>
        </w:rPr>
        <w:t xml:space="preserve">) </w:t>
      </w:r>
    </w:p>
    <w:p w14:paraId="6FE56153"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cls.fit</w:t>
      </w:r>
      <w:proofErr w:type="spellEnd"/>
      <w:r w:rsidRPr="003A5EC4">
        <w:rPr>
          <w:szCs w:val="24"/>
          <w:lang w:val="en-IN"/>
        </w:rPr>
        <w:t>(</w:t>
      </w:r>
      <w:proofErr w:type="spellStart"/>
      <w:proofErr w:type="gramEnd"/>
      <w:r w:rsidRPr="003A5EC4">
        <w:rPr>
          <w:szCs w:val="24"/>
          <w:lang w:val="en-IN"/>
        </w:rPr>
        <w:t>X_train</w:t>
      </w:r>
      <w:proofErr w:type="spellEnd"/>
      <w:r w:rsidRPr="003A5EC4">
        <w:rPr>
          <w:szCs w:val="24"/>
          <w:lang w:val="en-IN"/>
        </w:rPr>
        <w:t xml:space="preserve">, </w:t>
      </w:r>
      <w:proofErr w:type="spellStart"/>
      <w:r w:rsidRPr="003A5EC4">
        <w:rPr>
          <w:szCs w:val="24"/>
          <w:lang w:val="en-IN"/>
        </w:rPr>
        <w:t>y_train</w:t>
      </w:r>
      <w:proofErr w:type="spellEnd"/>
      <w:r w:rsidRPr="003A5EC4">
        <w:rPr>
          <w:szCs w:val="24"/>
          <w:lang w:val="en-IN"/>
        </w:rPr>
        <w:t>)</w:t>
      </w:r>
    </w:p>
    <w:p w14:paraId="4DD39527"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rf = </w:t>
      </w:r>
      <w:proofErr w:type="spellStart"/>
      <w:r w:rsidRPr="003A5EC4">
        <w:rPr>
          <w:szCs w:val="24"/>
          <w:lang w:val="en-IN"/>
        </w:rPr>
        <w:t>cls</w:t>
      </w:r>
      <w:proofErr w:type="spellEnd"/>
    </w:p>
    <w:p w14:paraId="490DD781" w14:textId="77777777" w:rsidR="003A5EC4" w:rsidRPr="003A5EC4" w:rsidRDefault="003A5EC4" w:rsidP="003A5EC4">
      <w:pPr>
        <w:tabs>
          <w:tab w:val="left" w:pos="5773"/>
        </w:tabs>
        <w:spacing w:line="360" w:lineRule="auto"/>
        <w:rPr>
          <w:szCs w:val="24"/>
          <w:lang w:val="en-IN"/>
        </w:rPr>
      </w:pPr>
      <w:r w:rsidRPr="003A5EC4">
        <w:rPr>
          <w:szCs w:val="24"/>
          <w:lang w:val="en-IN"/>
        </w:rPr>
        <w:t xml:space="preserve">    predict = </w:t>
      </w:r>
      <w:proofErr w:type="spellStart"/>
      <w:proofErr w:type="gramStart"/>
      <w:r w:rsidRPr="003A5EC4">
        <w:rPr>
          <w:szCs w:val="24"/>
          <w:lang w:val="en-IN"/>
        </w:rPr>
        <w:t>cls.predict</w:t>
      </w:r>
      <w:proofErr w:type="spellEnd"/>
      <w:proofErr w:type="gramEnd"/>
      <w:r w:rsidRPr="003A5EC4">
        <w:rPr>
          <w:szCs w:val="24"/>
          <w:lang w:val="en-IN"/>
        </w:rPr>
        <w:t>(</w:t>
      </w:r>
      <w:proofErr w:type="spellStart"/>
      <w:r w:rsidRPr="003A5EC4">
        <w:rPr>
          <w:szCs w:val="24"/>
          <w:lang w:val="en-IN"/>
        </w:rPr>
        <w:t>X_test</w:t>
      </w:r>
      <w:proofErr w:type="spellEnd"/>
      <w:r w:rsidRPr="003A5EC4">
        <w:rPr>
          <w:szCs w:val="24"/>
          <w:lang w:val="en-IN"/>
        </w:rPr>
        <w:t>)</w:t>
      </w:r>
    </w:p>
    <w:p w14:paraId="0D085711" w14:textId="1400E84B" w:rsidR="00092D5F" w:rsidRDefault="003A5EC4" w:rsidP="003A5EC4">
      <w:pPr>
        <w:tabs>
          <w:tab w:val="left" w:pos="5773"/>
        </w:tabs>
        <w:spacing w:line="360" w:lineRule="auto"/>
        <w:rPr>
          <w:szCs w:val="24"/>
          <w:lang w:val="en-IN"/>
        </w:rPr>
      </w:pPr>
      <w:r w:rsidRPr="003A5EC4">
        <w:rPr>
          <w:szCs w:val="24"/>
          <w:lang w:val="en-IN"/>
        </w:rPr>
        <w:t xml:space="preserve">    </w:t>
      </w:r>
      <w:proofErr w:type="spellStart"/>
      <w:proofErr w:type="gramStart"/>
      <w:r w:rsidRPr="003A5EC4">
        <w:rPr>
          <w:szCs w:val="24"/>
          <w:lang w:val="en-IN"/>
        </w:rPr>
        <w:t>calculateMetrics</w:t>
      </w:r>
      <w:proofErr w:type="spellEnd"/>
      <w:r w:rsidRPr="003A5EC4">
        <w:rPr>
          <w:szCs w:val="24"/>
          <w:lang w:val="en-IN"/>
        </w:rPr>
        <w:t>(</w:t>
      </w:r>
      <w:proofErr w:type="gramEnd"/>
      <w:r w:rsidRPr="003A5EC4">
        <w:rPr>
          <w:szCs w:val="24"/>
          <w:lang w:val="en-IN"/>
        </w:rPr>
        <w:t xml:space="preserve">predict, </w:t>
      </w:r>
      <w:proofErr w:type="spellStart"/>
      <w:r w:rsidRPr="003A5EC4">
        <w:rPr>
          <w:szCs w:val="24"/>
          <w:lang w:val="en-IN"/>
        </w:rPr>
        <w:t>y_test</w:t>
      </w:r>
      <w:proofErr w:type="spellEnd"/>
      <w:r w:rsidRPr="003A5EC4">
        <w:rPr>
          <w:szCs w:val="24"/>
          <w:lang w:val="en-IN"/>
        </w:rPr>
        <w:t>, "Random Forest")</w:t>
      </w:r>
    </w:p>
    <w:p w14:paraId="7B272CA2"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def </w:t>
      </w:r>
      <w:proofErr w:type="gramStart"/>
      <w:r w:rsidRPr="00092D5F">
        <w:rPr>
          <w:szCs w:val="24"/>
          <w:lang w:val="en-IN"/>
        </w:rPr>
        <w:t>graph(</w:t>
      </w:r>
      <w:proofErr w:type="gramEnd"/>
      <w:r w:rsidRPr="00092D5F">
        <w:rPr>
          <w:szCs w:val="24"/>
          <w:lang w:val="en-IN"/>
        </w:rPr>
        <w:t>):</w:t>
      </w:r>
    </w:p>
    <w:p w14:paraId="28E8435B"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r w:rsidRPr="00092D5F">
        <w:rPr>
          <w:szCs w:val="24"/>
          <w:lang w:val="en-IN"/>
        </w:rPr>
        <w:t>df</w:t>
      </w:r>
      <w:proofErr w:type="spellEnd"/>
      <w:r w:rsidRPr="00092D5F">
        <w:rPr>
          <w:szCs w:val="24"/>
          <w:lang w:val="en-IN"/>
        </w:rPr>
        <w:t xml:space="preserve"> = </w:t>
      </w:r>
      <w:proofErr w:type="spellStart"/>
      <w:proofErr w:type="gramStart"/>
      <w:r w:rsidRPr="00092D5F">
        <w:rPr>
          <w:szCs w:val="24"/>
          <w:lang w:val="en-IN"/>
        </w:rPr>
        <w:t>pd.DataFrame</w:t>
      </w:r>
      <w:proofErr w:type="spellEnd"/>
      <w:proofErr w:type="gramEnd"/>
      <w:r w:rsidRPr="00092D5F">
        <w:rPr>
          <w:szCs w:val="24"/>
          <w:lang w:val="en-IN"/>
        </w:rPr>
        <w:t xml:space="preserve">([['Naive </w:t>
      </w:r>
      <w:proofErr w:type="spellStart"/>
      <w:r w:rsidRPr="00092D5F">
        <w:rPr>
          <w:szCs w:val="24"/>
          <w:lang w:val="en-IN"/>
        </w:rPr>
        <w:t>Bayes','Precision',precision</w:t>
      </w:r>
      <w:proofErr w:type="spellEnd"/>
      <w:r w:rsidRPr="00092D5F">
        <w:rPr>
          <w:szCs w:val="24"/>
          <w:lang w:val="en-IN"/>
        </w:rPr>
        <w:t xml:space="preserve">[0]],['Naive </w:t>
      </w:r>
      <w:proofErr w:type="spellStart"/>
      <w:r w:rsidRPr="00092D5F">
        <w:rPr>
          <w:szCs w:val="24"/>
          <w:lang w:val="en-IN"/>
        </w:rPr>
        <w:t>Bayes','Recall',recall</w:t>
      </w:r>
      <w:proofErr w:type="spellEnd"/>
      <w:r w:rsidRPr="00092D5F">
        <w:rPr>
          <w:szCs w:val="24"/>
          <w:lang w:val="en-IN"/>
        </w:rPr>
        <w:t>[0]],['Naive Bayes','F1 Score',</w:t>
      </w:r>
      <w:proofErr w:type="spellStart"/>
      <w:r w:rsidRPr="00092D5F">
        <w:rPr>
          <w:szCs w:val="24"/>
          <w:lang w:val="en-IN"/>
        </w:rPr>
        <w:t>fscore</w:t>
      </w:r>
      <w:proofErr w:type="spellEnd"/>
      <w:r w:rsidRPr="00092D5F">
        <w:rPr>
          <w:szCs w:val="24"/>
          <w:lang w:val="en-IN"/>
        </w:rPr>
        <w:t xml:space="preserve">[0]],['Naive </w:t>
      </w:r>
      <w:proofErr w:type="spellStart"/>
      <w:r w:rsidRPr="00092D5F">
        <w:rPr>
          <w:szCs w:val="24"/>
          <w:lang w:val="en-IN"/>
        </w:rPr>
        <w:t>Bayes','Accuracy',accuracy</w:t>
      </w:r>
      <w:proofErr w:type="spellEnd"/>
      <w:r w:rsidRPr="00092D5F">
        <w:rPr>
          <w:szCs w:val="24"/>
          <w:lang w:val="en-IN"/>
        </w:rPr>
        <w:t>[0]],</w:t>
      </w:r>
    </w:p>
    <w:p w14:paraId="716CC150" w14:textId="10233599" w:rsidR="00092D5F" w:rsidRPr="00092D5F" w:rsidRDefault="00092D5F" w:rsidP="00092D5F">
      <w:pPr>
        <w:tabs>
          <w:tab w:val="left" w:pos="5773"/>
        </w:tabs>
        <w:spacing w:line="360" w:lineRule="auto"/>
        <w:rPr>
          <w:szCs w:val="24"/>
          <w:lang w:val="en-IN"/>
        </w:rPr>
      </w:pPr>
      <w:r w:rsidRPr="00092D5F">
        <w:rPr>
          <w:szCs w:val="24"/>
          <w:lang w:val="en-IN"/>
        </w:rPr>
        <w:t>         ['J48','Precision</w:t>
      </w:r>
      <w:proofErr w:type="gramStart"/>
      <w:r w:rsidRPr="00092D5F">
        <w:rPr>
          <w:szCs w:val="24"/>
          <w:lang w:val="en-IN"/>
        </w:rPr>
        <w:t>',precision</w:t>
      </w:r>
      <w:proofErr w:type="gramEnd"/>
      <w:r w:rsidRPr="00092D5F">
        <w:rPr>
          <w:szCs w:val="24"/>
          <w:lang w:val="en-IN"/>
        </w:rPr>
        <w:t>[1]],['J48','Recall',recall[1]],['J48','F1 Score',</w:t>
      </w:r>
      <w:proofErr w:type="spellStart"/>
      <w:r w:rsidRPr="00092D5F">
        <w:rPr>
          <w:szCs w:val="24"/>
          <w:lang w:val="en-IN"/>
        </w:rPr>
        <w:t>fscore</w:t>
      </w:r>
      <w:proofErr w:type="spellEnd"/>
      <w:r w:rsidRPr="00092D5F">
        <w:rPr>
          <w:szCs w:val="24"/>
          <w:lang w:val="en-IN"/>
        </w:rPr>
        <w:t>[1]],['J48','Accuracy',accuracy[1]],</w:t>
      </w:r>
    </w:p>
    <w:p w14:paraId="7441104C" w14:textId="0B2B595B" w:rsidR="00092D5F" w:rsidRPr="00092D5F" w:rsidRDefault="00C26F60" w:rsidP="00092D5F">
      <w:pPr>
        <w:tabs>
          <w:tab w:val="left" w:pos="5773"/>
        </w:tabs>
        <w:spacing w:line="360" w:lineRule="auto"/>
        <w:rPr>
          <w:szCs w:val="24"/>
          <w:lang w:val="en-IN"/>
        </w:rPr>
      </w:pPr>
      <w:r w:rsidRPr="009477AB">
        <w:rPr>
          <w:b/>
          <w:noProof/>
          <w:sz w:val="71"/>
        </w:rPr>
        <mc:AlternateContent>
          <mc:Choice Requires="wps">
            <w:drawing>
              <wp:anchor distT="45720" distB="45720" distL="114300" distR="114300" simplePos="0" relativeHeight="251792384" behindDoc="0" locked="0" layoutInCell="1" allowOverlap="1" wp14:anchorId="7FABEA29" wp14:editId="2CB32E97">
                <wp:simplePos x="0" y="0"/>
                <wp:positionH relativeFrom="margin">
                  <wp:align>right</wp:align>
                </wp:positionH>
                <wp:positionV relativeFrom="paragraph">
                  <wp:posOffset>1127760</wp:posOffset>
                </wp:positionV>
                <wp:extent cx="5730240" cy="342900"/>
                <wp:effectExtent l="0" t="0" r="3810" b="0"/>
                <wp:wrapSquare wrapText="bothSides"/>
                <wp:docPr id="2130252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27E5E99F" w14:textId="6AE3BD1A" w:rsidR="00C26F60" w:rsidRPr="003A5EC4" w:rsidRDefault="00C26F60">
                            <w:pPr>
                              <w:spacing w:line="360" w:lineRule="auto"/>
                              <w:ind w:left="0" w:firstLine="0"/>
                              <w:rPr>
                                <w:bCs/>
                                <w:szCs w:val="24"/>
                              </w:rPr>
                              <w:pPrChange w:id="188" w:author="Ajay kumar Chigurla" w:date="2023-09-21T11:55:00Z">
                                <w:pPr>
                                  <w:spacing w:line="360" w:lineRule="auto"/>
                                  <w:ind w:left="0" w:firstLineChars="100" w:firstLine="240"/>
                                </w:pPr>
                              </w:pPrChange>
                            </w:pPr>
                            <w:r>
                              <w:rPr>
                                <w:bCs/>
                                <w:szCs w:val="24"/>
                              </w:rPr>
                              <w:t xml:space="preserve">CMRTC                                                                                                                                          </w:t>
                            </w:r>
                            <w:del w:id="189" w:author="Ajay kumar Chigurla" w:date="2023-09-21T11:55:00Z">
                              <w:r>
                                <w:rPr>
                                  <w:bCs/>
                                  <w:szCs w:val="24"/>
                                </w:rPr>
                                <w:delText xml:space="preserve">  </w:delText>
                              </w:r>
                            </w:del>
                            <w:r w:rsidR="00DB11FD">
                              <w:rPr>
                                <w:bCs/>
                                <w:szCs w:val="24"/>
                              </w:rPr>
                              <w:t>1</w:t>
                            </w:r>
                            <w:r w:rsidR="00000D1A">
                              <w:rPr>
                                <w:bCs/>
                                <w:szCs w:val="24"/>
                              </w:rPr>
                              <w:t>7</w:t>
                            </w:r>
                          </w:p>
                          <w:p w14:paraId="3A40384D" w14:textId="77777777" w:rsidR="00C26F60" w:rsidRDefault="00C26F60" w:rsidP="00C26F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BEA29" id="_x0000_s1059" type="#_x0000_t202" style="position:absolute;left:0;text-align:left;margin-left:400pt;margin-top:88.8pt;width:451.2pt;height:27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" stroked="f">
                <v:textbox>
                  <w:txbxContent>
                    <w:p w14:paraId="27E5E99F" w14:textId="6AE3BD1A" w:rsidR="00C26F60" w:rsidRPr="003A5EC4" w:rsidRDefault="00C26F60">
                      <w:pPr>
                        <w:spacing w:line="360" w:lineRule="auto"/>
                        <w:ind w:left="0" w:firstLine="0"/>
                        <w:rPr>
                          <w:bCs/>
                          <w:szCs w:val="24"/>
                        </w:rPr>
                        <w:pPrChange w:id="190" w:author="Ajay kumar Chigurla" w:date="2023-09-21T11:55:00Z">
                          <w:pPr>
                            <w:spacing w:line="360" w:lineRule="auto"/>
                            <w:ind w:left="0" w:firstLineChars="100" w:firstLine="240"/>
                          </w:pPr>
                        </w:pPrChange>
                      </w:pPr>
                      <w:r>
                        <w:rPr>
                          <w:bCs/>
                          <w:szCs w:val="24"/>
                        </w:rPr>
                        <w:t xml:space="preserve">CMRTC                                                                                                                                          </w:t>
                      </w:r>
                      <w:del w:id="191" w:author="Ajay kumar Chigurla" w:date="2023-09-21T11:55:00Z">
                        <w:r>
                          <w:rPr>
                            <w:bCs/>
                            <w:szCs w:val="24"/>
                          </w:rPr>
                          <w:delText xml:space="preserve">  </w:delText>
                        </w:r>
                      </w:del>
                      <w:r w:rsidR="00DB11FD">
                        <w:rPr>
                          <w:bCs/>
                          <w:szCs w:val="24"/>
                        </w:rPr>
                        <w:t>1</w:t>
                      </w:r>
                      <w:r w:rsidR="00000D1A">
                        <w:rPr>
                          <w:bCs/>
                          <w:szCs w:val="24"/>
                        </w:rPr>
                        <w:t>7</w:t>
                      </w:r>
                    </w:p>
                    <w:p w14:paraId="3A40384D" w14:textId="77777777" w:rsidR="00C26F60" w:rsidRDefault="00C26F60" w:rsidP="00C26F60"/>
                  </w:txbxContent>
                </v:textbox>
                <w10:wrap type="square" anchorx="margin"/>
              </v:shape>
            </w:pict>
          </mc:Fallback>
        </mc:AlternateContent>
      </w:r>
      <w:r w:rsidR="00092D5F" w:rsidRPr="00092D5F">
        <w:rPr>
          <w:szCs w:val="24"/>
          <w:lang w:val="en-IN"/>
        </w:rPr>
        <w:t>                       ['KNN','Precision</w:t>
      </w:r>
      <w:proofErr w:type="gramStart"/>
      <w:r w:rsidR="00092D5F" w:rsidRPr="00092D5F">
        <w:rPr>
          <w:szCs w:val="24"/>
          <w:lang w:val="en-IN"/>
        </w:rPr>
        <w:t>',precision</w:t>
      </w:r>
      <w:proofErr w:type="gramEnd"/>
      <w:r w:rsidR="00092D5F" w:rsidRPr="00092D5F">
        <w:rPr>
          <w:szCs w:val="24"/>
          <w:lang w:val="en-IN"/>
        </w:rPr>
        <w:t>[2]],['KNN','Recall',recall[2]],['KNN','F1 Score',</w:t>
      </w:r>
      <w:proofErr w:type="spellStart"/>
      <w:r w:rsidR="00092D5F" w:rsidRPr="00092D5F">
        <w:rPr>
          <w:szCs w:val="24"/>
          <w:lang w:val="en-IN"/>
        </w:rPr>
        <w:t>fscore</w:t>
      </w:r>
      <w:proofErr w:type="spellEnd"/>
      <w:r w:rsidR="00092D5F" w:rsidRPr="00092D5F">
        <w:rPr>
          <w:szCs w:val="24"/>
          <w:lang w:val="en-IN"/>
        </w:rPr>
        <w:t>[2]],['</w:t>
      </w:r>
      <w:proofErr w:type="spellStart"/>
      <w:r w:rsidR="00092D5F" w:rsidRPr="00092D5F">
        <w:rPr>
          <w:szCs w:val="24"/>
          <w:lang w:val="en-IN"/>
        </w:rPr>
        <w:t>KNN','Accuracy',accuracy</w:t>
      </w:r>
      <w:proofErr w:type="spellEnd"/>
      <w:r w:rsidR="00092D5F" w:rsidRPr="00092D5F">
        <w:rPr>
          <w:szCs w:val="24"/>
          <w:lang w:val="en-IN"/>
        </w:rPr>
        <w:t>[2]],</w:t>
      </w:r>
    </w:p>
    <w:p w14:paraId="7F1B25B9" w14:textId="77777777" w:rsidR="00092D5F" w:rsidRPr="00092D5F" w:rsidRDefault="00092D5F" w:rsidP="00092D5F">
      <w:pPr>
        <w:tabs>
          <w:tab w:val="left" w:pos="5773"/>
        </w:tabs>
        <w:spacing w:line="360" w:lineRule="auto"/>
        <w:rPr>
          <w:szCs w:val="24"/>
          <w:lang w:val="en-IN"/>
        </w:rPr>
      </w:pPr>
      <w:r w:rsidRPr="00092D5F">
        <w:rPr>
          <w:szCs w:val="24"/>
          <w:lang w:val="en-IN"/>
        </w:rPr>
        <w:lastRenderedPageBreak/>
        <w:t xml:space="preserve">                       ['Random </w:t>
      </w:r>
      <w:proofErr w:type="spellStart"/>
      <w:r w:rsidRPr="00092D5F">
        <w:rPr>
          <w:szCs w:val="24"/>
          <w:lang w:val="en-IN"/>
        </w:rPr>
        <w:t>Forest','Precision</w:t>
      </w:r>
      <w:proofErr w:type="gramStart"/>
      <w:r w:rsidRPr="00092D5F">
        <w:rPr>
          <w:szCs w:val="24"/>
          <w:lang w:val="en-IN"/>
        </w:rPr>
        <w:t>',precision</w:t>
      </w:r>
      <w:proofErr w:type="spellEnd"/>
      <w:proofErr w:type="gramEnd"/>
      <w:r w:rsidRPr="00092D5F">
        <w:rPr>
          <w:szCs w:val="24"/>
          <w:lang w:val="en-IN"/>
        </w:rPr>
        <w:t xml:space="preserve">[3]],['Random </w:t>
      </w:r>
      <w:proofErr w:type="spellStart"/>
      <w:r w:rsidRPr="00092D5F">
        <w:rPr>
          <w:szCs w:val="24"/>
          <w:lang w:val="en-IN"/>
        </w:rPr>
        <w:t>Forest','Recall',recall</w:t>
      </w:r>
      <w:proofErr w:type="spellEnd"/>
      <w:r w:rsidRPr="00092D5F">
        <w:rPr>
          <w:szCs w:val="24"/>
          <w:lang w:val="en-IN"/>
        </w:rPr>
        <w:t>[3]],['Random Forest','F1 Score',</w:t>
      </w:r>
      <w:proofErr w:type="spellStart"/>
      <w:r w:rsidRPr="00092D5F">
        <w:rPr>
          <w:szCs w:val="24"/>
          <w:lang w:val="en-IN"/>
        </w:rPr>
        <w:t>fscore</w:t>
      </w:r>
      <w:proofErr w:type="spellEnd"/>
      <w:r w:rsidRPr="00092D5F">
        <w:rPr>
          <w:szCs w:val="24"/>
          <w:lang w:val="en-IN"/>
        </w:rPr>
        <w:t xml:space="preserve">[3]],['Random </w:t>
      </w:r>
      <w:proofErr w:type="spellStart"/>
      <w:r w:rsidRPr="00092D5F">
        <w:rPr>
          <w:szCs w:val="24"/>
          <w:lang w:val="en-IN"/>
        </w:rPr>
        <w:t>Forest','Accuracy',accuracy</w:t>
      </w:r>
      <w:proofErr w:type="spellEnd"/>
      <w:r w:rsidRPr="00092D5F">
        <w:rPr>
          <w:szCs w:val="24"/>
          <w:lang w:val="en-IN"/>
        </w:rPr>
        <w:t>[3]],</w:t>
      </w:r>
    </w:p>
    <w:p w14:paraId="4F831C9F" w14:textId="77777777" w:rsidR="00092D5F" w:rsidRPr="00092D5F" w:rsidRDefault="00092D5F" w:rsidP="00092D5F">
      <w:pPr>
        <w:tabs>
          <w:tab w:val="left" w:pos="5773"/>
        </w:tabs>
        <w:spacing w:line="360" w:lineRule="auto"/>
        <w:rPr>
          <w:szCs w:val="24"/>
          <w:lang w:val="en-IN"/>
        </w:rPr>
      </w:pPr>
      <w:r w:rsidRPr="00092D5F">
        <w:rPr>
          <w:szCs w:val="24"/>
          <w:lang w:val="en-IN"/>
        </w:rPr>
        <w:t>                       ['ANN','Precision</w:t>
      </w:r>
      <w:proofErr w:type="gramStart"/>
      <w:r w:rsidRPr="00092D5F">
        <w:rPr>
          <w:szCs w:val="24"/>
          <w:lang w:val="en-IN"/>
        </w:rPr>
        <w:t>',precision</w:t>
      </w:r>
      <w:proofErr w:type="gramEnd"/>
      <w:r w:rsidRPr="00092D5F">
        <w:rPr>
          <w:szCs w:val="24"/>
          <w:lang w:val="en-IN"/>
        </w:rPr>
        <w:t>[4]],['ANN','Recall',recall[4]],['ANN','F1 Score',</w:t>
      </w:r>
      <w:proofErr w:type="spellStart"/>
      <w:r w:rsidRPr="00092D5F">
        <w:rPr>
          <w:szCs w:val="24"/>
          <w:lang w:val="en-IN"/>
        </w:rPr>
        <w:t>fscore</w:t>
      </w:r>
      <w:proofErr w:type="spellEnd"/>
      <w:r w:rsidRPr="00092D5F">
        <w:rPr>
          <w:szCs w:val="24"/>
          <w:lang w:val="en-IN"/>
        </w:rPr>
        <w:t>[4]],['</w:t>
      </w:r>
      <w:proofErr w:type="spellStart"/>
      <w:r w:rsidRPr="00092D5F">
        <w:rPr>
          <w:szCs w:val="24"/>
          <w:lang w:val="en-IN"/>
        </w:rPr>
        <w:t>ANN','Accuracy',accuracy</w:t>
      </w:r>
      <w:proofErr w:type="spellEnd"/>
      <w:r w:rsidRPr="00092D5F">
        <w:rPr>
          <w:szCs w:val="24"/>
          <w:lang w:val="en-IN"/>
        </w:rPr>
        <w:t>[4]],</w:t>
      </w:r>
    </w:p>
    <w:p w14:paraId="73EDE7AF" w14:textId="6FCB592A" w:rsidR="00092D5F" w:rsidRPr="00092D5F" w:rsidRDefault="009D2D21" w:rsidP="00092D5F">
      <w:pPr>
        <w:tabs>
          <w:tab w:val="left" w:pos="5773"/>
        </w:tabs>
        <w:spacing w:line="360" w:lineRule="auto"/>
        <w:rPr>
          <w:szCs w:val="24"/>
          <w:lang w:val="en-IN"/>
        </w:rPr>
      </w:pPr>
      <w:ins w:id="192" w:author="Ajay kumar Chigurla" w:date="2023-09-21T11:55:00Z">
        <w:r w:rsidRPr="00377820">
          <w:rPr>
            <w:noProof/>
            <w:sz w:val="32"/>
          </w:rPr>
          <mc:AlternateContent>
            <mc:Choice Requires="wps">
              <w:drawing>
                <wp:anchor distT="45720" distB="45720" distL="114300" distR="114300" simplePos="0" relativeHeight="251694080" behindDoc="0" locked="0" layoutInCell="1" allowOverlap="1" wp14:anchorId="67289FDC" wp14:editId="50AB5761">
                  <wp:simplePos x="0" y="0"/>
                  <wp:positionH relativeFrom="margin">
                    <wp:align>right</wp:align>
                  </wp:positionH>
                  <wp:positionV relativeFrom="page">
                    <wp:posOffset>371747</wp:posOffset>
                  </wp:positionV>
                  <wp:extent cx="5436870" cy="253365"/>
                  <wp:effectExtent l="0" t="0" r="0" b="0"/>
                  <wp:wrapSquare wrapText="bothSides"/>
                  <wp:docPr id="388509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3F6060E1" w14:textId="77777777" w:rsidR="009D2D21" w:rsidRPr="00377820" w:rsidRDefault="009D2D21" w:rsidP="009D2D21">
                              <w:pPr>
                                <w:pStyle w:val="Header"/>
                                <w:rPr>
                                  <w:ins w:id="193" w:author="Ajay kumar Chigurla" w:date="2023-09-21T11:55:00Z"/>
                                  <w:sz w:val="21"/>
                                  <w:szCs w:val="20"/>
                                </w:rPr>
                              </w:pPr>
                              <w:ins w:id="194"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289FDC" id="_x0000_s1060" type="#_x0000_t202" style="position:absolute;left:0;text-align:left;margin-left:376.9pt;margin-top:29.25pt;width:428.1pt;height:19.95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" stroked="f">
                  <v:textbox style="mso-fit-shape-to-text:t">
                    <w:txbxContent>
                      <w:p w14:paraId="3F6060E1" w14:textId="77777777" w:rsidR="009D2D21" w:rsidRPr="00377820" w:rsidRDefault="009D2D21" w:rsidP="009D2D21">
                        <w:pPr>
                          <w:pStyle w:val="Header"/>
                          <w:rPr>
                            <w:ins w:id="195" w:author="Ajay kumar Chigurla" w:date="2023-09-21T11:55:00Z"/>
                            <w:sz w:val="21"/>
                            <w:szCs w:val="20"/>
                          </w:rPr>
                        </w:pPr>
                        <w:ins w:id="196"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092D5F" w:rsidRPr="00092D5F">
        <w:rPr>
          <w:szCs w:val="24"/>
          <w:lang w:val="en-IN"/>
        </w:rPr>
        <w:t>                       </w:t>
      </w:r>
    </w:p>
    <w:p w14:paraId="08DE224F"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gramStart"/>
      <w:r w:rsidRPr="00092D5F">
        <w:rPr>
          <w:szCs w:val="24"/>
          <w:lang w:val="en-IN"/>
        </w:rPr>
        <w:t>],columns</w:t>
      </w:r>
      <w:proofErr w:type="gramEnd"/>
      <w:r w:rsidRPr="00092D5F">
        <w:rPr>
          <w:szCs w:val="24"/>
          <w:lang w:val="en-IN"/>
        </w:rPr>
        <w:t>=['</w:t>
      </w:r>
      <w:proofErr w:type="spellStart"/>
      <w:r w:rsidRPr="00092D5F">
        <w:rPr>
          <w:szCs w:val="24"/>
          <w:lang w:val="en-IN"/>
        </w:rPr>
        <w:t>Parameters','Algorithms','Value</w:t>
      </w:r>
      <w:proofErr w:type="spellEnd"/>
      <w:r w:rsidRPr="00092D5F">
        <w:rPr>
          <w:szCs w:val="24"/>
          <w:lang w:val="en-IN"/>
        </w:rPr>
        <w:t>'])</w:t>
      </w:r>
    </w:p>
    <w:p w14:paraId="4CD6DC62"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proofErr w:type="gramStart"/>
      <w:r w:rsidRPr="00092D5F">
        <w:rPr>
          <w:szCs w:val="24"/>
          <w:lang w:val="en-IN"/>
        </w:rPr>
        <w:t>df.pivot</w:t>
      </w:r>
      <w:proofErr w:type="spellEnd"/>
      <w:proofErr w:type="gramEnd"/>
      <w:r w:rsidRPr="00092D5F">
        <w:rPr>
          <w:szCs w:val="24"/>
          <w:lang w:val="en-IN"/>
        </w:rPr>
        <w:t>("Parameters", "Algorithms", "Value").plot(kind='bar')</w:t>
      </w:r>
    </w:p>
    <w:p w14:paraId="402CEB82" w14:textId="77777777" w:rsidR="00092D5F" w:rsidRPr="00092D5F" w:rsidRDefault="00092D5F" w:rsidP="00092D5F">
      <w:pPr>
        <w:tabs>
          <w:tab w:val="left" w:pos="5773"/>
        </w:tabs>
        <w:spacing w:line="360" w:lineRule="auto"/>
      </w:pPr>
      <w:r w:rsidRPr="00092D5F">
        <w:rPr>
          <w:szCs w:val="24"/>
          <w:lang w:val="en-IN"/>
        </w:rPr>
        <w:t xml:space="preserve">    </w:t>
      </w:r>
      <w:proofErr w:type="spellStart"/>
      <w:proofErr w:type="gramStart"/>
      <w:r w:rsidRPr="00092D5F">
        <w:rPr>
          <w:szCs w:val="24"/>
          <w:lang w:val="en-IN"/>
        </w:rPr>
        <w:t>plt.show</w:t>
      </w:r>
      <w:proofErr w:type="spellEnd"/>
      <w:proofErr w:type="gramEnd"/>
      <w:r w:rsidRPr="00092D5F">
        <w:rPr>
          <w:szCs w:val="24"/>
          <w:lang w:val="en-IN"/>
        </w:rPr>
        <w:t xml:space="preserve">() </w:t>
      </w:r>
      <w:r w:rsidRPr="00092D5F">
        <w:t xml:space="preserve">def </w:t>
      </w:r>
      <w:proofErr w:type="spellStart"/>
      <w:r w:rsidRPr="00092D5F">
        <w:t>trainANN</w:t>
      </w:r>
      <w:proofErr w:type="spellEnd"/>
      <w:r w:rsidRPr="00092D5F">
        <w:t>():</w:t>
      </w:r>
    </w:p>
    <w:p w14:paraId="16539DE4" w14:textId="77777777" w:rsidR="00092D5F" w:rsidRPr="00092D5F" w:rsidRDefault="00092D5F" w:rsidP="00092D5F">
      <w:pPr>
        <w:tabs>
          <w:tab w:val="left" w:pos="5773"/>
        </w:tabs>
        <w:spacing w:line="360" w:lineRule="auto"/>
        <w:rPr>
          <w:szCs w:val="24"/>
          <w:lang w:val="en-IN"/>
        </w:rPr>
      </w:pPr>
      <w:r w:rsidRPr="00092D5F">
        <w:rPr>
          <w:szCs w:val="24"/>
          <w:lang w:val="en-IN"/>
        </w:rPr>
        <w:t>    global X, Y</w:t>
      </w:r>
    </w:p>
    <w:p w14:paraId="20DCE821"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Y1 = </w:t>
      </w:r>
      <w:proofErr w:type="spellStart"/>
      <w:r w:rsidRPr="00092D5F">
        <w:rPr>
          <w:szCs w:val="24"/>
          <w:lang w:val="en-IN"/>
        </w:rPr>
        <w:t>to_categorical</w:t>
      </w:r>
      <w:proofErr w:type="spellEnd"/>
      <w:r w:rsidRPr="00092D5F">
        <w:rPr>
          <w:szCs w:val="24"/>
          <w:lang w:val="en-IN"/>
        </w:rPr>
        <w:t>(Y)</w:t>
      </w:r>
    </w:p>
    <w:p w14:paraId="55C20B96"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X_train1, X_test1, y_train1, y_test1 = </w:t>
      </w:r>
      <w:proofErr w:type="spellStart"/>
      <w:r w:rsidRPr="00092D5F">
        <w:rPr>
          <w:szCs w:val="24"/>
          <w:lang w:val="en-IN"/>
        </w:rPr>
        <w:t>train_test_</w:t>
      </w:r>
      <w:proofErr w:type="gramStart"/>
      <w:r w:rsidRPr="00092D5F">
        <w:rPr>
          <w:szCs w:val="24"/>
          <w:lang w:val="en-IN"/>
        </w:rPr>
        <w:t>split</w:t>
      </w:r>
      <w:proofErr w:type="spellEnd"/>
      <w:r w:rsidRPr="00092D5F">
        <w:rPr>
          <w:szCs w:val="24"/>
          <w:lang w:val="en-IN"/>
        </w:rPr>
        <w:t>(</w:t>
      </w:r>
      <w:proofErr w:type="gramEnd"/>
      <w:r w:rsidRPr="00092D5F">
        <w:rPr>
          <w:szCs w:val="24"/>
          <w:lang w:val="en-IN"/>
        </w:rPr>
        <w:t xml:space="preserve">X, Y1, </w:t>
      </w:r>
      <w:proofErr w:type="spellStart"/>
      <w:r w:rsidRPr="00092D5F">
        <w:rPr>
          <w:szCs w:val="24"/>
          <w:lang w:val="en-IN"/>
        </w:rPr>
        <w:t>test_size</w:t>
      </w:r>
      <w:proofErr w:type="spellEnd"/>
      <w:r w:rsidRPr="00092D5F">
        <w:rPr>
          <w:szCs w:val="24"/>
          <w:lang w:val="en-IN"/>
        </w:rPr>
        <w:t>=0.2)</w:t>
      </w:r>
    </w:p>
    <w:p w14:paraId="10434BEB"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r w:rsidRPr="00092D5F">
        <w:rPr>
          <w:szCs w:val="24"/>
          <w:lang w:val="en-IN"/>
        </w:rPr>
        <w:t>ann_model</w:t>
      </w:r>
      <w:proofErr w:type="spellEnd"/>
      <w:r w:rsidRPr="00092D5F">
        <w:rPr>
          <w:szCs w:val="24"/>
          <w:lang w:val="en-IN"/>
        </w:rPr>
        <w:t xml:space="preserve"> = </w:t>
      </w:r>
      <w:proofErr w:type="gramStart"/>
      <w:r w:rsidRPr="00092D5F">
        <w:rPr>
          <w:szCs w:val="24"/>
          <w:lang w:val="en-IN"/>
        </w:rPr>
        <w:t>Sequential(</w:t>
      </w:r>
      <w:proofErr w:type="gramEnd"/>
      <w:r w:rsidRPr="00092D5F">
        <w:rPr>
          <w:szCs w:val="24"/>
          <w:lang w:val="en-IN"/>
        </w:rPr>
        <w:t>)</w:t>
      </w:r>
    </w:p>
    <w:p w14:paraId="00C4225C"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proofErr w:type="gramStart"/>
      <w:r w:rsidRPr="00092D5F">
        <w:rPr>
          <w:szCs w:val="24"/>
          <w:lang w:val="en-IN"/>
        </w:rPr>
        <w:t>ann_model.add</w:t>
      </w:r>
      <w:proofErr w:type="spellEnd"/>
      <w:r w:rsidRPr="00092D5F">
        <w:rPr>
          <w:szCs w:val="24"/>
          <w:lang w:val="en-IN"/>
        </w:rPr>
        <w:t>(</w:t>
      </w:r>
      <w:proofErr w:type="gramEnd"/>
      <w:r w:rsidRPr="00092D5F">
        <w:rPr>
          <w:szCs w:val="24"/>
          <w:lang w:val="en-IN"/>
        </w:rPr>
        <w:t xml:space="preserve">Dense(512, </w:t>
      </w:r>
      <w:proofErr w:type="spellStart"/>
      <w:r w:rsidRPr="00092D5F">
        <w:rPr>
          <w:szCs w:val="24"/>
          <w:lang w:val="en-IN"/>
        </w:rPr>
        <w:t>input_shape</w:t>
      </w:r>
      <w:proofErr w:type="spellEnd"/>
      <w:r w:rsidRPr="00092D5F">
        <w:rPr>
          <w:szCs w:val="24"/>
          <w:lang w:val="en-IN"/>
        </w:rPr>
        <w:t>=(X_train1.shape[1],)))</w:t>
      </w:r>
    </w:p>
    <w:p w14:paraId="7F66C86F"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proofErr w:type="gramStart"/>
      <w:r w:rsidRPr="00092D5F">
        <w:rPr>
          <w:szCs w:val="24"/>
          <w:lang w:val="en-IN"/>
        </w:rPr>
        <w:t>ann_model.add</w:t>
      </w:r>
      <w:proofErr w:type="spellEnd"/>
      <w:r w:rsidRPr="00092D5F">
        <w:rPr>
          <w:szCs w:val="24"/>
          <w:lang w:val="en-IN"/>
        </w:rPr>
        <w:t>(</w:t>
      </w:r>
      <w:proofErr w:type="gramEnd"/>
      <w:r w:rsidRPr="00092D5F">
        <w:rPr>
          <w:szCs w:val="24"/>
          <w:lang w:val="en-IN"/>
        </w:rPr>
        <w:t>Activation('</w:t>
      </w:r>
      <w:proofErr w:type="spellStart"/>
      <w:r w:rsidRPr="00092D5F">
        <w:rPr>
          <w:szCs w:val="24"/>
          <w:lang w:val="en-IN"/>
        </w:rPr>
        <w:t>relu</w:t>
      </w:r>
      <w:proofErr w:type="spellEnd"/>
      <w:r w:rsidRPr="00092D5F">
        <w:rPr>
          <w:szCs w:val="24"/>
          <w:lang w:val="en-IN"/>
        </w:rPr>
        <w:t>'))</w:t>
      </w:r>
    </w:p>
    <w:p w14:paraId="25244031"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proofErr w:type="gramStart"/>
      <w:r w:rsidRPr="00092D5F">
        <w:rPr>
          <w:szCs w:val="24"/>
          <w:lang w:val="en-IN"/>
        </w:rPr>
        <w:t>ann_model.add</w:t>
      </w:r>
      <w:proofErr w:type="spellEnd"/>
      <w:r w:rsidRPr="00092D5F">
        <w:rPr>
          <w:szCs w:val="24"/>
          <w:lang w:val="en-IN"/>
        </w:rPr>
        <w:t>(</w:t>
      </w:r>
      <w:proofErr w:type="gramEnd"/>
      <w:r w:rsidRPr="00092D5F">
        <w:rPr>
          <w:szCs w:val="24"/>
          <w:lang w:val="en-IN"/>
        </w:rPr>
        <w:t>Dropout(0.3))</w:t>
      </w:r>
    </w:p>
    <w:p w14:paraId="7ABF4C2C"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proofErr w:type="gramStart"/>
      <w:r w:rsidRPr="00092D5F">
        <w:rPr>
          <w:szCs w:val="24"/>
          <w:lang w:val="en-IN"/>
        </w:rPr>
        <w:t>ann_model.add</w:t>
      </w:r>
      <w:proofErr w:type="spellEnd"/>
      <w:r w:rsidRPr="00092D5F">
        <w:rPr>
          <w:szCs w:val="24"/>
          <w:lang w:val="en-IN"/>
        </w:rPr>
        <w:t>(</w:t>
      </w:r>
      <w:proofErr w:type="gramEnd"/>
      <w:r w:rsidRPr="00092D5F">
        <w:rPr>
          <w:szCs w:val="24"/>
          <w:lang w:val="en-IN"/>
        </w:rPr>
        <w:t>Dense(512))</w:t>
      </w:r>
    </w:p>
    <w:p w14:paraId="17DA32EA"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proofErr w:type="gramStart"/>
      <w:r w:rsidRPr="00092D5F">
        <w:rPr>
          <w:szCs w:val="24"/>
          <w:lang w:val="en-IN"/>
        </w:rPr>
        <w:t>ann_model.add</w:t>
      </w:r>
      <w:proofErr w:type="spellEnd"/>
      <w:r w:rsidRPr="00092D5F">
        <w:rPr>
          <w:szCs w:val="24"/>
          <w:lang w:val="en-IN"/>
        </w:rPr>
        <w:t>(</w:t>
      </w:r>
      <w:proofErr w:type="gramEnd"/>
      <w:r w:rsidRPr="00092D5F">
        <w:rPr>
          <w:szCs w:val="24"/>
          <w:lang w:val="en-IN"/>
        </w:rPr>
        <w:t>Activation('</w:t>
      </w:r>
      <w:proofErr w:type="spellStart"/>
      <w:r w:rsidRPr="00092D5F">
        <w:rPr>
          <w:szCs w:val="24"/>
          <w:lang w:val="en-IN"/>
        </w:rPr>
        <w:t>relu</w:t>
      </w:r>
      <w:proofErr w:type="spellEnd"/>
      <w:r w:rsidRPr="00092D5F">
        <w:rPr>
          <w:szCs w:val="24"/>
          <w:lang w:val="en-IN"/>
        </w:rPr>
        <w:t>'))</w:t>
      </w:r>
    </w:p>
    <w:p w14:paraId="28E00976"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proofErr w:type="gramStart"/>
      <w:r w:rsidRPr="00092D5F">
        <w:rPr>
          <w:szCs w:val="24"/>
          <w:lang w:val="en-IN"/>
        </w:rPr>
        <w:t>ann_model.add</w:t>
      </w:r>
      <w:proofErr w:type="spellEnd"/>
      <w:r w:rsidRPr="00092D5F">
        <w:rPr>
          <w:szCs w:val="24"/>
          <w:lang w:val="en-IN"/>
        </w:rPr>
        <w:t>(</w:t>
      </w:r>
      <w:proofErr w:type="gramEnd"/>
      <w:r w:rsidRPr="00092D5F">
        <w:rPr>
          <w:szCs w:val="24"/>
          <w:lang w:val="en-IN"/>
        </w:rPr>
        <w:t>Dropout(0.3))</w:t>
      </w:r>
    </w:p>
    <w:p w14:paraId="35D7AE2A"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proofErr w:type="gramStart"/>
      <w:r w:rsidRPr="00092D5F">
        <w:rPr>
          <w:szCs w:val="24"/>
          <w:lang w:val="en-IN"/>
        </w:rPr>
        <w:t>ann_model.add</w:t>
      </w:r>
      <w:proofErr w:type="spellEnd"/>
      <w:r w:rsidRPr="00092D5F">
        <w:rPr>
          <w:szCs w:val="24"/>
          <w:lang w:val="en-IN"/>
        </w:rPr>
        <w:t>(</w:t>
      </w:r>
      <w:proofErr w:type="gramEnd"/>
      <w:r w:rsidRPr="00092D5F">
        <w:rPr>
          <w:szCs w:val="24"/>
          <w:lang w:val="en-IN"/>
        </w:rPr>
        <w:t>Dense(2))</w:t>
      </w:r>
    </w:p>
    <w:p w14:paraId="2E4140E0"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proofErr w:type="gramStart"/>
      <w:r w:rsidRPr="00092D5F">
        <w:rPr>
          <w:szCs w:val="24"/>
          <w:lang w:val="en-IN"/>
        </w:rPr>
        <w:t>ann_model.add</w:t>
      </w:r>
      <w:proofErr w:type="spellEnd"/>
      <w:r w:rsidRPr="00092D5F">
        <w:rPr>
          <w:szCs w:val="24"/>
          <w:lang w:val="en-IN"/>
        </w:rPr>
        <w:t>(</w:t>
      </w:r>
      <w:proofErr w:type="gramEnd"/>
      <w:r w:rsidRPr="00092D5F">
        <w:rPr>
          <w:szCs w:val="24"/>
          <w:lang w:val="en-IN"/>
        </w:rPr>
        <w:t>Activation('</w:t>
      </w:r>
      <w:proofErr w:type="spellStart"/>
      <w:r w:rsidRPr="00092D5F">
        <w:rPr>
          <w:szCs w:val="24"/>
          <w:lang w:val="en-IN"/>
        </w:rPr>
        <w:t>softmax</w:t>
      </w:r>
      <w:proofErr w:type="spellEnd"/>
      <w:r w:rsidRPr="00092D5F">
        <w:rPr>
          <w:szCs w:val="24"/>
          <w:lang w:val="en-IN"/>
        </w:rPr>
        <w:t>'))</w:t>
      </w:r>
    </w:p>
    <w:p w14:paraId="18628D05"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r w:rsidRPr="00092D5F">
        <w:rPr>
          <w:szCs w:val="24"/>
          <w:lang w:val="en-IN"/>
        </w:rPr>
        <w:t>ann_</w:t>
      </w:r>
      <w:proofErr w:type="gramStart"/>
      <w:r w:rsidRPr="00092D5F">
        <w:rPr>
          <w:szCs w:val="24"/>
          <w:lang w:val="en-IN"/>
        </w:rPr>
        <w:t>model.compile</w:t>
      </w:r>
      <w:proofErr w:type="spellEnd"/>
      <w:proofErr w:type="gramEnd"/>
      <w:r w:rsidRPr="00092D5F">
        <w:rPr>
          <w:szCs w:val="24"/>
          <w:lang w:val="en-IN"/>
        </w:rPr>
        <w:t>(loss='</w:t>
      </w:r>
      <w:proofErr w:type="spellStart"/>
      <w:r w:rsidRPr="00092D5F">
        <w:rPr>
          <w:szCs w:val="24"/>
          <w:lang w:val="en-IN"/>
        </w:rPr>
        <w:t>categorical_crossentropy</w:t>
      </w:r>
      <w:proofErr w:type="spellEnd"/>
      <w:r w:rsidRPr="00092D5F">
        <w:rPr>
          <w:szCs w:val="24"/>
          <w:lang w:val="en-IN"/>
        </w:rPr>
        <w:t>', optimizer='</w:t>
      </w:r>
      <w:proofErr w:type="spellStart"/>
      <w:r w:rsidRPr="00092D5F">
        <w:rPr>
          <w:szCs w:val="24"/>
          <w:lang w:val="en-IN"/>
        </w:rPr>
        <w:t>adam</w:t>
      </w:r>
      <w:proofErr w:type="spellEnd"/>
      <w:r w:rsidRPr="00092D5F">
        <w:rPr>
          <w:szCs w:val="24"/>
          <w:lang w:val="en-IN"/>
        </w:rPr>
        <w:t>', metrics=['accuracy'])</w:t>
      </w:r>
    </w:p>
    <w:p w14:paraId="17C8C2C6" w14:textId="77777777" w:rsidR="00092D5F" w:rsidRPr="00092D5F" w:rsidRDefault="00092D5F" w:rsidP="00092D5F">
      <w:pPr>
        <w:tabs>
          <w:tab w:val="left" w:pos="5773"/>
        </w:tabs>
        <w:spacing w:line="360" w:lineRule="auto"/>
        <w:rPr>
          <w:szCs w:val="24"/>
          <w:lang w:val="en-IN"/>
        </w:rPr>
      </w:pPr>
      <w:r w:rsidRPr="00092D5F">
        <w:rPr>
          <w:szCs w:val="24"/>
          <w:lang w:val="en-IN"/>
        </w:rPr>
        <w:t>    print(</w:t>
      </w:r>
      <w:proofErr w:type="spellStart"/>
      <w:r w:rsidRPr="00092D5F">
        <w:rPr>
          <w:szCs w:val="24"/>
          <w:lang w:val="en-IN"/>
        </w:rPr>
        <w:t>ann_</w:t>
      </w:r>
      <w:proofErr w:type="gramStart"/>
      <w:r w:rsidRPr="00092D5F">
        <w:rPr>
          <w:szCs w:val="24"/>
          <w:lang w:val="en-IN"/>
        </w:rPr>
        <w:t>model.summary</w:t>
      </w:r>
      <w:proofErr w:type="spellEnd"/>
      <w:proofErr w:type="gramEnd"/>
      <w:r w:rsidRPr="00092D5F">
        <w:rPr>
          <w:szCs w:val="24"/>
          <w:lang w:val="en-IN"/>
        </w:rPr>
        <w:t>())</w:t>
      </w:r>
    </w:p>
    <w:p w14:paraId="0BE4E420"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r w:rsidRPr="00092D5F">
        <w:rPr>
          <w:szCs w:val="24"/>
          <w:lang w:val="en-IN"/>
        </w:rPr>
        <w:t>acc_history</w:t>
      </w:r>
      <w:proofErr w:type="spellEnd"/>
      <w:r w:rsidRPr="00092D5F">
        <w:rPr>
          <w:szCs w:val="24"/>
          <w:lang w:val="en-IN"/>
        </w:rPr>
        <w:t xml:space="preserve"> = </w:t>
      </w:r>
      <w:proofErr w:type="spellStart"/>
      <w:proofErr w:type="gramStart"/>
      <w:r w:rsidRPr="00092D5F">
        <w:rPr>
          <w:szCs w:val="24"/>
          <w:lang w:val="en-IN"/>
        </w:rPr>
        <w:t>ann_model.fit</w:t>
      </w:r>
      <w:proofErr w:type="spellEnd"/>
      <w:r w:rsidRPr="00092D5F">
        <w:rPr>
          <w:szCs w:val="24"/>
          <w:lang w:val="en-IN"/>
        </w:rPr>
        <w:t>(</w:t>
      </w:r>
      <w:proofErr w:type="gramEnd"/>
      <w:r w:rsidRPr="00092D5F">
        <w:rPr>
          <w:szCs w:val="24"/>
          <w:lang w:val="en-IN"/>
        </w:rPr>
        <w:t xml:space="preserve">X, Y1, epochs=200, </w:t>
      </w:r>
      <w:proofErr w:type="spellStart"/>
      <w:r w:rsidRPr="00092D5F">
        <w:rPr>
          <w:szCs w:val="24"/>
          <w:lang w:val="en-IN"/>
        </w:rPr>
        <w:t>validation_data</w:t>
      </w:r>
      <w:proofErr w:type="spellEnd"/>
      <w:r w:rsidRPr="00092D5F">
        <w:rPr>
          <w:szCs w:val="24"/>
          <w:lang w:val="en-IN"/>
        </w:rPr>
        <w:t>=(X_test1, y_test1))</w:t>
      </w:r>
    </w:p>
    <w:p w14:paraId="671049F5" w14:textId="77777777" w:rsidR="00092D5F" w:rsidRPr="00092D5F" w:rsidRDefault="00092D5F" w:rsidP="00092D5F">
      <w:pPr>
        <w:tabs>
          <w:tab w:val="left" w:pos="5773"/>
        </w:tabs>
        <w:spacing w:line="360" w:lineRule="auto"/>
        <w:rPr>
          <w:szCs w:val="24"/>
          <w:lang w:val="en-IN"/>
        </w:rPr>
      </w:pPr>
      <w:r w:rsidRPr="00092D5F">
        <w:rPr>
          <w:szCs w:val="24"/>
          <w:lang w:val="en-IN"/>
        </w:rPr>
        <w:t>    print(</w:t>
      </w:r>
      <w:proofErr w:type="spellStart"/>
      <w:r w:rsidRPr="00092D5F">
        <w:rPr>
          <w:szCs w:val="24"/>
          <w:lang w:val="en-IN"/>
        </w:rPr>
        <w:t>ann_</w:t>
      </w:r>
      <w:proofErr w:type="gramStart"/>
      <w:r w:rsidRPr="00092D5F">
        <w:rPr>
          <w:szCs w:val="24"/>
          <w:lang w:val="en-IN"/>
        </w:rPr>
        <w:t>model.summary</w:t>
      </w:r>
      <w:proofErr w:type="spellEnd"/>
      <w:proofErr w:type="gramEnd"/>
      <w:r w:rsidRPr="00092D5F">
        <w:rPr>
          <w:szCs w:val="24"/>
          <w:lang w:val="en-IN"/>
        </w:rPr>
        <w:t>())</w:t>
      </w:r>
    </w:p>
    <w:p w14:paraId="76F22DE4"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predict = </w:t>
      </w:r>
      <w:proofErr w:type="spellStart"/>
      <w:r w:rsidRPr="00092D5F">
        <w:rPr>
          <w:szCs w:val="24"/>
          <w:lang w:val="en-IN"/>
        </w:rPr>
        <w:t>ann_</w:t>
      </w:r>
      <w:proofErr w:type="gramStart"/>
      <w:r w:rsidRPr="00092D5F">
        <w:rPr>
          <w:szCs w:val="24"/>
          <w:lang w:val="en-IN"/>
        </w:rPr>
        <w:t>model.predict</w:t>
      </w:r>
      <w:proofErr w:type="spellEnd"/>
      <w:proofErr w:type="gramEnd"/>
      <w:r w:rsidRPr="00092D5F">
        <w:rPr>
          <w:szCs w:val="24"/>
          <w:lang w:val="en-IN"/>
        </w:rPr>
        <w:t>(X_test1)</w:t>
      </w:r>
    </w:p>
    <w:p w14:paraId="43D787A1"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predict = </w:t>
      </w:r>
      <w:proofErr w:type="spellStart"/>
      <w:proofErr w:type="gramStart"/>
      <w:r w:rsidRPr="00092D5F">
        <w:rPr>
          <w:szCs w:val="24"/>
          <w:lang w:val="en-IN"/>
        </w:rPr>
        <w:t>np.argmax</w:t>
      </w:r>
      <w:proofErr w:type="spellEnd"/>
      <w:proofErr w:type="gramEnd"/>
      <w:r w:rsidRPr="00092D5F">
        <w:rPr>
          <w:szCs w:val="24"/>
          <w:lang w:val="en-IN"/>
        </w:rPr>
        <w:t>(predict, axis=1)</w:t>
      </w:r>
    </w:p>
    <w:p w14:paraId="3E7AF272"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r w:rsidRPr="00092D5F">
        <w:rPr>
          <w:szCs w:val="24"/>
          <w:lang w:val="en-IN"/>
        </w:rPr>
        <w:t>testY</w:t>
      </w:r>
      <w:proofErr w:type="spellEnd"/>
      <w:r w:rsidRPr="00092D5F">
        <w:rPr>
          <w:szCs w:val="24"/>
          <w:lang w:val="en-IN"/>
        </w:rPr>
        <w:t xml:space="preserve"> = </w:t>
      </w:r>
      <w:proofErr w:type="spellStart"/>
      <w:proofErr w:type="gramStart"/>
      <w:r w:rsidRPr="00092D5F">
        <w:rPr>
          <w:szCs w:val="24"/>
          <w:lang w:val="en-IN"/>
        </w:rPr>
        <w:t>np.argmax</w:t>
      </w:r>
      <w:proofErr w:type="spellEnd"/>
      <w:proofErr w:type="gramEnd"/>
      <w:r w:rsidRPr="00092D5F">
        <w:rPr>
          <w:szCs w:val="24"/>
          <w:lang w:val="en-IN"/>
        </w:rPr>
        <w:t>(y_test1, axis=1)</w:t>
      </w:r>
    </w:p>
    <w:p w14:paraId="0DB3D9C8" w14:textId="1019A42A"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proofErr w:type="gramStart"/>
      <w:r w:rsidRPr="00092D5F">
        <w:rPr>
          <w:szCs w:val="24"/>
          <w:lang w:val="en-IN"/>
        </w:rPr>
        <w:t>calculateMetrics</w:t>
      </w:r>
      <w:proofErr w:type="spellEnd"/>
      <w:r w:rsidRPr="00092D5F">
        <w:rPr>
          <w:szCs w:val="24"/>
          <w:lang w:val="en-IN"/>
        </w:rPr>
        <w:t>(</w:t>
      </w:r>
      <w:proofErr w:type="gramEnd"/>
      <w:r w:rsidRPr="00092D5F">
        <w:rPr>
          <w:szCs w:val="24"/>
          <w:lang w:val="en-IN"/>
        </w:rPr>
        <w:t xml:space="preserve">predict, </w:t>
      </w:r>
      <w:proofErr w:type="spellStart"/>
      <w:r w:rsidRPr="00092D5F">
        <w:rPr>
          <w:szCs w:val="24"/>
          <w:lang w:val="en-IN"/>
        </w:rPr>
        <w:t>testY</w:t>
      </w:r>
      <w:proofErr w:type="spellEnd"/>
      <w:r w:rsidRPr="00092D5F">
        <w:rPr>
          <w:szCs w:val="24"/>
          <w:lang w:val="en-IN"/>
        </w:rPr>
        <w:t xml:space="preserve">, "ANN") </w:t>
      </w:r>
    </w:p>
    <w:p w14:paraId="7B9C64EB" w14:textId="2B1200F3" w:rsidR="00092D5F" w:rsidRPr="00092D5F" w:rsidRDefault="00C26F60" w:rsidP="00092D5F">
      <w:pPr>
        <w:tabs>
          <w:tab w:val="left" w:pos="5773"/>
        </w:tabs>
        <w:spacing w:line="360" w:lineRule="auto"/>
        <w:rPr>
          <w:szCs w:val="24"/>
          <w:lang w:val="en-IN"/>
        </w:rPr>
      </w:pPr>
      <w:r w:rsidRPr="009477AB">
        <w:rPr>
          <w:b/>
          <w:noProof/>
          <w:sz w:val="71"/>
        </w:rPr>
        <mc:AlternateContent>
          <mc:Choice Requires="wps">
            <w:drawing>
              <wp:anchor distT="45720" distB="45720" distL="114300" distR="114300" simplePos="0" relativeHeight="251794432" behindDoc="0" locked="0" layoutInCell="1" allowOverlap="1" wp14:anchorId="6CBB34AE" wp14:editId="09AA0EDC">
                <wp:simplePos x="0" y="0"/>
                <wp:positionH relativeFrom="margin">
                  <wp:align>right</wp:align>
                </wp:positionH>
                <wp:positionV relativeFrom="paragraph">
                  <wp:posOffset>329293</wp:posOffset>
                </wp:positionV>
                <wp:extent cx="5730240" cy="342900"/>
                <wp:effectExtent l="0" t="0" r="3810" b="0"/>
                <wp:wrapSquare wrapText="bothSides"/>
                <wp:docPr id="718512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2426326D" w14:textId="045A4B29" w:rsidR="00C26F60" w:rsidRPr="003A5EC4" w:rsidRDefault="00C26F60">
                            <w:pPr>
                              <w:spacing w:line="360" w:lineRule="auto"/>
                              <w:ind w:left="0" w:firstLine="0"/>
                              <w:rPr>
                                <w:bCs/>
                                <w:szCs w:val="24"/>
                              </w:rPr>
                              <w:pPrChange w:id="197" w:author="Ajay kumar Chigurla" w:date="2023-09-21T11:55:00Z">
                                <w:pPr>
                                  <w:spacing w:line="360" w:lineRule="auto"/>
                                  <w:ind w:left="0" w:firstLineChars="100" w:firstLine="240"/>
                                </w:pPr>
                              </w:pPrChange>
                            </w:pPr>
                            <w:r>
                              <w:rPr>
                                <w:bCs/>
                                <w:szCs w:val="24"/>
                              </w:rPr>
                              <w:t xml:space="preserve">CMRTC                                                                                                                                          </w:t>
                            </w:r>
                            <w:del w:id="198" w:author="Ajay kumar Chigurla" w:date="2023-09-21T11:55:00Z">
                              <w:r>
                                <w:rPr>
                                  <w:bCs/>
                                  <w:szCs w:val="24"/>
                                </w:rPr>
                                <w:delText xml:space="preserve">  </w:delText>
                              </w:r>
                            </w:del>
                            <w:r w:rsidR="00DB11FD">
                              <w:rPr>
                                <w:bCs/>
                                <w:szCs w:val="24"/>
                              </w:rPr>
                              <w:t>1</w:t>
                            </w:r>
                            <w:r w:rsidR="00000D1A">
                              <w:rPr>
                                <w:bCs/>
                                <w:szCs w:val="24"/>
                              </w:rPr>
                              <w:t>8</w:t>
                            </w:r>
                          </w:p>
                          <w:p w14:paraId="68694F3F" w14:textId="77777777" w:rsidR="00C26F60" w:rsidRDefault="00C26F60" w:rsidP="00C26F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B34AE" id="_x0000_s1061" type="#_x0000_t202" style="position:absolute;left:0;text-align:left;margin-left:400pt;margin-top:25.95pt;width:451.2pt;height:27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jbWEQ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" stroked="f">
                <v:textbox>
                  <w:txbxContent>
                    <w:p w14:paraId="2426326D" w14:textId="045A4B29" w:rsidR="00C26F60" w:rsidRPr="003A5EC4" w:rsidRDefault="00C26F60">
                      <w:pPr>
                        <w:spacing w:line="360" w:lineRule="auto"/>
                        <w:ind w:left="0" w:firstLine="0"/>
                        <w:rPr>
                          <w:bCs/>
                          <w:szCs w:val="24"/>
                        </w:rPr>
                        <w:pPrChange w:id="199" w:author="Ajay kumar Chigurla" w:date="2023-09-21T11:55:00Z">
                          <w:pPr>
                            <w:spacing w:line="360" w:lineRule="auto"/>
                            <w:ind w:left="0" w:firstLineChars="100" w:firstLine="240"/>
                          </w:pPr>
                        </w:pPrChange>
                      </w:pPr>
                      <w:r>
                        <w:rPr>
                          <w:bCs/>
                          <w:szCs w:val="24"/>
                        </w:rPr>
                        <w:t xml:space="preserve">CMRTC                                                                                                                                          </w:t>
                      </w:r>
                      <w:del w:id="200" w:author="Ajay kumar Chigurla" w:date="2023-09-21T11:55:00Z">
                        <w:r>
                          <w:rPr>
                            <w:bCs/>
                            <w:szCs w:val="24"/>
                          </w:rPr>
                          <w:delText xml:space="preserve">  </w:delText>
                        </w:r>
                      </w:del>
                      <w:r w:rsidR="00DB11FD">
                        <w:rPr>
                          <w:bCs/>
                          <w:szCs w:val="24"/>
                        </w:rPr>
                        <w:t>1</w:t>
                      </w:r>
                      <w:r w:rsidR="00000D1A">
                        <w:rPr>
                          <w:bCs/>
                          <w:szCs w:val="24"/>
                        </w:rPr>
                        <w:t>8</w:t>
                      </w:r>
                    </w:p>
                    <w:p w14:paraId="68694F3F" w14:textId="77777777" w:rsidR="00C26F60" w:rsidRDefault="00C26F60" w:rsidP="00C26F60"/>
                  </w:txbxContent>
                </v:textbox>
                <w10:wrap type="square" anchorx="margin"/>
              </v:shape>
            </w:pict>
          </mc:Fallback>
        </mc:AlternateContent>
      </w:r>
      <w:r w:rsidR="00092D5F" w:rsidRPr="00092D5F">
        <w:rPr>
          <w:szCs w:val="24"/>
          <w:lang w:val="en-IN"/>
        </w:rPr>
        <w:t xml:space="preserve">def </w:t>
      </w:r>
      <w:proofErr w:type="gramStart"/>
      <w:r w:rsidR="00092D5F" w:rsidRPr="00092D5F">
        <w:rPr>
          <w:szCs w:val="24"/>
          <w:lang w:val="en-IN"/>
        </w:rPr>
        <w:t>predict(</w:t>
      </w:r>
      <w:proofErr w:type="gramEnd"/>
      <w:r w:rsidR="00092D5F" w:rsidRPr="00092D5F">
        <w:rPr>
          <w:szCs w:val="24"/>
          <w:lang w:val="en-IN"/>
        </w:rPr>
        <w:t>):</w:t>
      </w:r>
    </w:p>
    <w:p w14:paraId="39D8844E" w14:textId="77777777" w:rsidR="00092D5F" w:rsidRPr="00092D5F" w:rsidRDefault="00092D5F" w:rsidP="00092D5F">
      <w:pPr>
        <w:tabs>
          <w:tab w:val="left" w:pos="5773"/>
        </w:tabs>
        <w:spacing w:line="360" w:lineRule="auto"/>
        <w:rPr>
          <w:szCs w:val="24"/>
          <w:lang w:val="en-IN"/>
        </w:rPr>
      </w:pPr>
      <w:r w:rsidRPr="00092D5F">
        <w:rPr>
          <w:szCs w:val="24"/>
          <w:lang w:val="en-IN"/>
        </w:rPr>
        <w:lastRenderedPageBreak/>
        <w:t xml:space="preserve">    </w:t>
      </w:r>
      <w:proofErr w:type="spellStart"/>
      <w:proofErr w:type="gramStart"/>
      <w:r w:rsidRPr="00092D5F">
        <w:rPr>
          <w:szCs w:val="24"/>
          <w:lang w:val="en-IN"/>
        </w:rPr>
        <w:t>text.delete</w:t>
      </w:r>
      <w:proofErr w:type="spellEnd"/>
      <w:proofErr w:type="gramEnd"/>
      <w:r w:rsidRPr="00092D5F">
        <w:rPr>
          <w:szCs w:val="24"/>
          <w:lang w:val="en-IN"/>
        </w:rPr>
        <w:t>('1.0', END)</w:t>
      </w:r>
    </w:p>
    <w:p w14:paraId="425884C5" w14:textId="77777777" w:rsidR="00092D5F" w:rsidRPr="00092D5F" w:rsidRDefault="00092D5F" w:rsidP="00092D5F">
      <w:pPr>
        <w:tabs>
          <w:tab w:val="left" w:pos="5773"/>
        </w:tabs>
        <w:spacing w:line="360" w:lineRule="auto"/>
        <w:rPr>
          <w:szCs w:val="24"/>
          <w:lang w:val="en-IN"/>
        </w:rPr>
      </w:pPr>
      <w:r w:rsidRPr="00092D5F">
        <w:rPr>
          <w:szCs w:val="24"/>
          <w:lang w:val="en-IN"/>
        </w:rPr>
        <w:t>    global rf, le</w:t>
      </w:r>
      <w:proofErr w:type="gramStart"/>
      <w:r w:rsidRPr="00092D5F">
        <w:rPr>
          <w:szCs w:val="24"/>
          <w:lang w:val="en-IN"/>
        </w:rPr>
        <w:t>1,le</w:t>
      </w:r>
      <w:proofErr w:type="gramEnd"/>
      <w:r w:rsidRPr="00092D5F">
        <w:rPr>
          <w:szCs w:val="24"/>
          <w:lang w:val="en-IN"/>
        </w:rPr>
        <w:t>2,le3,le4,le5</w:t>
      </w:r>
    </w:p>
    <w:p w14:paraId="58EA4AA3"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r w:rsidRPr="00092D5F">
        <w:rPr>
          <w:szCs w:val="24"/>
          <w:lang w:val="en-IN"/>
        </w:rPr>
        <w:t>testfile</w:t>
      </w:r>
      <w:proofErr w:type="spellEnd"/>
      <w:r w:rsidRPr="00092D5F">
        <w:rPr>
          <w:szCs w:val="24"/>
          <w:lang w:val="en-IN"/>
        </w:rPr>
        <w:t xml:space="preserve"> = </w:t>
      </w:r>
      <w:proofErr w:type="spellStart"/>
      <w:proofErr w:type="gramStart"/>
      <w:r w:rsidRPr="00092D5F">
        <w:rPr>
          <w:szCs w:val="24"/>
          <w:lang w:val="en-IN"/>
        </w:rPr>
        <w:t>filedialog.askopenfilename</w:t>
      </w:r>
      <w:proofErr w:type="spellEnd"/>
      <w:proofErr w:type="gramEnd"/>
      <w:r w:rsidRPr="00092D5F">
        <w:rPr>
          <w:szCs w:val="24"/>
          <w:lang w:val="en-IN"/>
        </w:rPr>
        <w:t>(</w:t>
      </w:r>
      <w:proofErr w:type="spellStart"/>
      <w:r w:rsidRPr="00092D5F">
        <w:rPr>
          <w:szCs w:val="24"/>
          <w:lang w:val="en-IN"/>
        </w:rPr>
        <w:t>initialdir</w:t>
      </w:r>
      <w:proofErr w:type="spellEnd"/>
      <w:r w:rsidRPr="00092D5F">
        <w:rPr>
          <w:szCs w:val="24"/>
          <w:lang w:val="en-IN"/>
        </w:rPr>
        <w:t>="Dataset")</w:t>
      </w:r>
    </w:p>
    <w:p w14:paraId="2F3E3D96"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dataset = </w:t>
      </w:r>
      <w:proofErr w:type="spellStart"/>
      <w:proofErr w:type="gramStart"/>
      <w:r w:rsidRPr="00092D5F">
        <w:rPr>
          <w:szCs w:val="24"/>
          <w:lang w:val="en-IN"/>
        </w:rPr>
        <w:t>pd.read</w:t>
      </w:r>
      <w:proofErr w:type="gramEnd"/>
      <w:r w:rsidRPr="00092D5F">
        <w:rPr>
          <w:szCs w:val="24"/>
          <w:lang w:val="en-IN"/>
        </w:rPr>
        <w:t>_csv</w:t>
      </w:r>
      <w:proofErr w:type="spellEnd"/>
      <w:r w:rsidRPr="00092D5F">
        <w:rPr>
          <w:szCs w:val="24"/>
          <w:lang w:val="en-IN"/>
        </w:rPr>
        <w:t>(</w:t>
      </w:r>
      <w:proofErr w:type="spellStart"/>
      <w:r w:rsidRPr="00092D5F">
        <w:rPr>
          <w:szCs w:val="24"/>
          <w:lang w:val="en-IN"/>
        </w:rPr>
        <w:t>testfile</w:t>
      </w:r>
      <w:proofErr w:type="spellEnd"/>
      <w:r w:rsidRPr="00092D5F">
        <w:rPr>
          <w:szCs w:val="24"/>
          <w:lang w:val="en-IN"/>
        </w:rPr>
        <w:t>)</w:t>
      </w:r>
    </w:p>
    <w:p w14:paraId="01CD6C54"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proofErr w:type="gramStart"/>
      <w:r w:rsidRPr="00092D5F">
        <w:rPr>
          <w:szCs w:val="24"/>
          <w:lang w:val="en-IN"/>
        </w:rPr>
        <w:t>dataset.fillna</w:t>
      </w:r>
      <w:proofErr w:type="spellEnd"/>
      <w:proofErr w:type="gramEnd"/>
      <w:r w:rsidRPr="00092D5F">
        <w:rPr>
          <w:szCs w:val="24"/>
          <w:lang w:val="en-IN"/>
        </w:rPr>
        <w:t xml:space="preserve">(0, </w:t>
      </w:r>
      <w:proofErr w:type="spellStart"/>
      <w:r w:rsidRPr="00092D5F">
        <w:rPr>
          <w:szCs w:val="24"/>
          <w:lang w:val="en-IN"/>
        </w:rPr>
        <w:t>inplace</w:t>
      </w:r>
      <w:proofErr w:type="spellEnd"/>
      <w:r w:rsidRPr="00092D5F">
        <w:rPr>
          <w:szCs w:val="24"/>
          <w:lang w:val="en-IN"/>
        </w:rPr>
        <w:t xml:space="preserve"> = True)    </w:t>
      </w:r>
    </w:p>
    <w:p w14:paraId="40C174E8"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dataset['gender'] = </w:t>
      </w:r>
      <w:proofErr w:type="spellStart"/>
      <w:proofErr w:type="gramStart"/>
      <w:r w:rsidRPr="00092D5F">
        <w:rPr>
          <w:szCs w:val="24"/>
          <w:lang w:val="en-IN"/>
        </w:rPr>
        <w:t>pd.Series</w:t>
      </w:r>
      <w:proofErr w:type="spellEnd"/>
      <w:proofErr w:type="gramEnd"/>
      <w:r w:rsidRPr="00092D5F">
        <w:rPr>
          <w:szCs w:val="24"/>
          <w:lang w:val="en-IN"/>
        </w:rPr>
        <w:t>(le1.transform(dataset['gender'].</w:t>
      </w:r>
      <w:proofErr w:type="spellStart"/>
      <w:r w:rsidRPr="00092D5F">
        <w:rPr>
          <w:szCs w:val="24"/>
          <w:lang w:val="en-IN"/>
        </w:rPr>
        <w:t>astype</w:t>
      </w:r>
      <w:proofErr w:type="spellEnd"/>
      <w:r w:rsidRPr="00092D5F">
        <w:rPr>
          <w:szCs w:val="24"/>
          <w:lang w:val="en-IN"/>
        </w:rPr>
        <w:t>(str)))</w:t>
      </w:r>
    </w:p>
    <w:p w14:paraId="58AED06F" w14:textId="60D085F5" w:rsidR="00092D5F" w:rsidRPr="00092D5F" w:rsidRDefault="009D2D21" w:rsidP="00092D5F">
      <w:pPr>
        <w:tabs>
          <w:tab w:val="left" w:pos="5773"/>
        </w:tabs>
        <w:spacing w:line="360" w:lineRule="auto"/>
        <w:rPr>
          <w:szCs w:val="24"/>
          <w:lang w:val="en-IN"/>
        </w:rPr>
      </w:pPr>
      <w:ins w:id="201" w:author="Ajay kumar Chigurla" w:date="2023-09-21T11:55:00Z">
        <w:r w:rsidRPr="00377820">
          <w:rPr>
            <w:noProof/>
            <w:sz w:val="32"/>
          </w:rPr>
          <mc:AlternateContent>
            <mc:Choice Requires="wps">
              <w:drawing>
                <wp:anchor distT="45720" distB="45720" distL="114300" distR="114300" simplePos="0" relativeHeight="251696128" behindDoc="0" locked="0" layoutInCell="1" allowOverlap="1" wp14:anchorId="3AAFF5B3" wp14:editId="09D35567">
                  <wp:simplePos x="0" y="0"/>
                  <wp:positionH relativeFrom="margin">
                    <wp:align>right</wp:align>
                  </wp:positionH>
                  <wp:positionV relativeFrom="page">
                    <wp:posOffset>355328</wp:posOffset>
                  </wp:positionV>
                  <wp:extent cx="5436870" cy="253365"/>
                  <wp:effectExtent l="0" t="0" r="0" b="0"/>
                  <wp:wrapSquare wrapText="bothSides"/>
                  <wp:docPr id="736314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7A043BF8" w14:textId="77777777" w:rsidR="009D2D21" w:rsidRPr="00377820" w:rsidRDefault="009D2D21" w:rsidP="009D2D21">
                              <w:pPr>
                                <w:pStyle w:val="Header"/>
                                <w:rPr>
                                  <w:ins w:id="202" w:author="Ajay kumar Chigurla" w:date="2023-09-21T11:55:00Z"/>
                                  <w:sz w:val="21"/>
                                  <w:szCs w:val="20"/>
                                </w:rPr>
                              </w:pPr>
                              <w:ins w:id="203"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AFF5B3" id="_x0000_s1062" type="#_x0000_t202" style="position:absolute;left:0;text-align:left;margin-left:376.9pt;margin-top:28pt;width:428.1pt;height:19.95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" stroked="f">
                  <v:textbox style="mso-fit-shape-to-text:t">
                    <w:txbxContent>
                      <w:p w14:paraId="7A043BF8" w14:textId="77777777" w:rsidR="009D2D21" w:rsidRPr="00377820" w:rsidRDefault="009D2D21" w:rsidP="009D2D21">
                        <w:pPr>
                          <w:pStyle w:val="Header"/>
                          <w:rPr>
                            <w:ins w:id="204" w:author="Ajay kumar Chigurla" w:date="2023-09-21T11:55:00Z"/>
                            <w:sz w:val="21"/>
                            <w:szCs w:val="20"/>
                          </w:rPr>
                        </w:pPr>
                        <w:ins w:id="205"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092D5F" w:rsidRPr="00092D5F">
        <w:rPr>
          <w:szCs w:val="24"/>
          <w:lang w:val="en-IN"/>
        </w:rPr>
        <w:t>    dataset['</w:t>
      </w:r>
      <w:proofErr w:type="spellStart"/>
      <w:r w:rsidR="00092D5F" w:rsidRPr="00092D5F">
        <w:rPr>
          <w:szCs w:val="24"/>
          <w:lang w:val="en-IN"/>
        </w:rPr>
        <w:t>ever_married</w:t>
      </w:r>
      <w:proofErr w:type="spellEnd"/>
      <w:r w:rsidR="00092D5F" w:rsidRPr="00092D5F">
        <w:rPr>
          <w:szCs w:val="24"/>
          <w:lang w:val="en-IN"/>
        </w:rPr>
        <w:t xml:space="preserve">'] = </w:t>
      </w:r>
      <w:proofErr w:type="spellStart"/>
      <w:proofErr w:type="gramStart"/>
      <w:r w:rsidR="00092D5F" w:rsidRPr="00092D5F">
        <w:rPr>
          <w:szCs w:val="24"/>
          <w:lang w:val="en-IN"/>
        </w:rPr>
        <w:t>pd.Series</w:t>
      </w:r>
      <w:proofErr w:type="spellEnd"/>
      <w:proofErr w:type="gramEnd"/>
      <w:r w:rsidR="00092D5F" w:rsidRPr="00092D5F">
        <w:rPr>
          <w:szCs w:val="24"/>
          <w:lang w:val="en-IN"/>
        </w:rPr>
        <w:t>(le2.transform(dataset['</w:t>
      </w:r>
      <w:proofErr w:type="spellStart"/>
      <w:r w:rsidR="00092D5F" w:rsidRPr="00092D5F">
        <w:rPr>
          <w:szCs w:val="24"/>
          <w:lang w:val="en-IN"/>
        </w:rPr>
        <w:t>ever_married</w:t>
      </w:r>
      <w:proofErr w:type="spellEnd"/>
      <w:r w:rsidR="00092D5F" w:rsidRPr="00092D5F">
        <w:rPr>
          <w:szCs w:val="24"/>
          <w:lang w:val="en-IN"/>
        </w:rPr>
        <w:t>'].</w:t>
      </w:r>
      <w:proofErr w:type="spellStart"/>
      <w:r w:rsidR="00092D5F" w:rsidRPr="00092D5F">
        <w:rPr>
          <w:szCs w:val="24"/>
          <w:lang w:val="en-IN"/>
        </w:rPr>
        <w:t>astype</w:t>
      </w:r>
      <w:proofErr w:type="spellEnd"/>
      <w:r w:rsidR="00092D5F" w:rsidRPr="00092D5F">
        <w:rPr>
          <w:szCs w:val="24"/>
          <w:lang w:val="en-IN"/>
        </w:rPr>
        <w:t>(str)))</w:t>
      </w:r>
    </w:p>
    <w:p w14:paraId="457F0F3C" w14:textId="77777777" w:rsidR="00092D5F" w:rsidRPr="00092D5F" w:rsidRDefault="00092D5F" w:rsidP="00092D5F">
      <w:pPr>
        <w:tabs>
          <w:tab w:val="left" w:pos="5773"/>
        </w:tabs>
        <w:spacing w:line="360" w:lineRule="auto"/>
        <w:rPr>
          <w:szCs w:val="24"/>
          <w:lang w:val="en-IN"/>
        </w:rPr>
      </w:pPr>
      <w:r w:rsidRPr="00092D5F">
        <w:rPr>
          <w:szCs w:val="24"/>
          <w:lang w:val="en-IN"/>
        </w:rPr>
        <w:t>    dataset['</w:t>
      </w:r>
      <w:proofErr w:type="spellStart"/>
      <w:r w:rsidRPr="00092D5F">
        <w:rPr>
          <w:szCs w:val="24"/>
          <w:lang w:val="en-IN"/>
        </w:rPr>
        <w:t>work_type</w:t>
      </w:r>
      <w:proofErr w:type="spellEnd"/>
      <w:r w:rsidRPr="00092D5F">
        <w:rPr>
          <w:szCs w:val="24"/>
          <w:lang w:val="en-IN"/>
        </w:rPr>
        <w:t xml:space="preserve">'] = </w:t>
      </w:r>
      <w:proofErr w:type="spellStart"/>
      <w:proofErr w:type="gramStart"/>
      <w:r w:rsidRPr="00092D5F">
        <w:rPr>
          <w:szCs w:val="24"/>
          <w:lang w:val="en-IN"/>
        </w:rPr>
        <w:t>pd.Series</w:t>
      </w:r>
      <w:proofErr w:type="spellEnd"/>
      <w:proofErr w:type="gramEnd"/>
      <w:r w:rsidRPr="00092D5F">
        <w:rPr>
          <w:szCs w:val="24"/>
          <w:lang w:val="en-IN"/>
        </w:rPr>
        <w:t>(le3.transform(dataset['</w:t>
      </w:r>
      <w:proofErr w:type="spellStart"/>
      <w:r w:rsidRPr="00092D5F">
        <w:rPr>
          <w:szCs w:val="24"/>
          <w:lang w:val="en-IN"/>
        </w:rPr>
        <w:t>work_type</w:t>
      </w:r>
      <w:proofErr w:type="spellEnd"/>
      <w:r w:rsidRPr="00092D5F">
        <w:rPr>
          <w:szCs w:val="24"/>
          <w:lang w:val="en-IN"/>
        </w:rPr>
        <w:t>'].</w:t>
      </w:r>
      <w:proofErr w:type="spellStart"/>
      <w:r w:rsidRPr="00092D5F">
        <w:rPr>
          <w:szCs w:val="24"/>
          <w:lang w:val="en-IN"/>
        </w:rPr>
        <w:t>astype</w:t>
      </w:r>
      <w:proofErr w:type="spellEnd"/>
      <w:r w:rsidRPr="00092D5F">
        <w:rPr>
          <w:szCs w:val="24"/>
          <w:lang w:val="en-IN"/>
        </w:rPr>
        <w:t>(str)))</w:t>
      </w:r>
    </w:p>
    <w:p w14:paraId="367853A1" w14:textId="77777777" w:rsidR="00092D5F" w:rsidRPr="00092D5F" w:rsidRDefault="00092D5F" w:rsidP="00092D5F">
      <w:pPr>
        <w:tabs>
          <w:tab w:val="left" w:pos="5773"/>
        </w:tabs>
        <w:spacing w:line="360" w:lineRule="auto"/>
        <w:rPr>
          <w:szCs w:val="24"/>
          <w:lang w:val="en-IN"/>
        </w:rPr>
      </w:pPr>
      <w:r w:rsidRPr="00092D5F">
        <w:rPr>
          <w:szCs w:val="24"/>
          <w:lang w:val="en-IN"/>
        </w:rPr>
        <w:t>    dataset['</w:t>
      </w:r>
      <w:proofErr w:type="spellStart"/>
      <w:r w:rsidRPr="00092D5F">
        <w:rPr>
          <w:szCs w:val="24"/>
          <w:lang w:val="en-IN"/>
        </w:rPr>
        <w:t>Residence_type</w:t>
      </w:r>
      <w:proofErr w:type="spellEnd"/>
      <w:r w:rsidRPr="00092D5F">
        <w:rPr>
          <w:szCs w:val="24"/>
          <w:lang w:val="en-IN"/>
        </w:rPr>
        <w:t xml:space="preserve">'] = </w:t>
      </w:r>
      <w:proofErr w:type="spellStart"/>
      <w:proofErr w:type="gramStart"/>
      <w:r w:rsidRPr="00092D5F">
        <w:rPr>
          <w:szCs w:val="24"/>
          <w:lang w:val="en-IN"/>
        </w:rPr>
        <w:t>pd.Series</w:t>
      </w:r>
      <w:proofErr w:type="spellEnd"/>
      <w:proofErr w:type="gramEnd"/>
      <w:r w:rsidRPr="00092D5F">
        <w:rPr>
          <w:szCs w:val="24"/>
          <w:lang w:val="en-IN"/>
        </w:rPr>
        <w:t>(le4.transform(dataset['</w:t>
      </w:r>
      <w:proofErr w:type="spellStart"/>
      <w:r w:rsidRPr="00092D5F">
        <w:rPr>
          <w:szCs w:val="24"/>
          <w:lang w:val="en-IN"/>
        </w:rPr>
        <w:t>Residence_type</w:t>
      </w:r>
      <w:proofErr w:type="spellEnd"/>
      <w:r w:rsidRPr="00092D5F">
        <w:rPr>
          <w:szCs w:val="24"/>
          <w:lang w:val="en-IN"/>
        </w:rPr>
        <w:t>'].</w:t>
      </w:r>
      <w:proofErr w:type="spellStart"/>
      <w:r w:rsidRPr="00092D5F">
        <w:rPr>
          <w:szCs w:val="24"/>
          <w:lang w:val="en-IN"/>
        </w:rPr>
        <w:t>astype</w:t>
      </w:r>
      <w:proofErr w:type="spellEnd"/>
      <w:r w:rsidRPr="00092D5F">
        <w:rPr>
          <w:szCs w:val="24"/>
          <w:lang w:val="en-IN"/>
        </w:rPr>
        <w:t>(str)))</w:t>
      </w:r>
    </w:p>
    <w:p w14:paraId="412D115E" w14:textId="77777777" w:rsidR="00092D5F" w:rsidRPr="00092D5F" w:rsidRDefault="00092D5F" w:rsidP="00092D5F">
      <w:pPr>
        <w:tabs>
          <w:tab w:val="left" w:pos="5773"/>
        </w:tabs>
        <w:spacing w:line="360" w:lineRule="auto"/>
        <w:rPr>
          <w:szCs w:val="24"/>
          <w:lang w:val="en-IN"/>
        </w:rPr>
      </w:pPr>
      <w:r w:rsidRPr="00092D5F">
        <w:rPr>
          <w:szCs w:val="24"/>
          <w:lang w:val="en-IN"/>
        </w:rPr>
        <w:t>    dataset['</w:t>
      </w:r>
      <w:proofErr w:type="spellStart"/>
      <w:r w:rsidRPr="00092D5F">
        <w:rPr>
          <w:szCs w:val="24"/>
          <w:lang w:val="en-IN"/>
        </w:rPr>
        <w:t>smoking_status</w:t>
      </w:r>
      <w:proofErr w:type="spellEnd"/>
      <w:r w:rsidRPr="00092D5F">
        <w:rPr>
          <w:szCs w:val="24"/>
          <w:lang w:val="en-IN"/>
        </w:rPr>
        <w:t xml:space="preserve">'] = </w:t>
      </w:r>
      <w:proofErr w:type="spellStart"/>
      <w:proofErr w:type="gramStart"/>
      <w:r w:rsidRPr="00092D5F">
        <w:rPr>
          <w:szCs w:val="24"/>
          <w:lang w:val="en-IN"/>
        </w:rPr>
        <w:t>pd.Series</w:t>
      </w:r>
      <w:proofErr w:type="spellEnd"/>
      <w:proofErr w:type="gramEnd"/>
      <w:r w:rsidRPr="00092D5F">
        <w:rPr>
          <w:szCs w:val="24"/>
          <w:lang w:val="en-IN"/>
        </w:rPr>
        <w:t>(le5.transform(dataset['</w:t>
      </w:r>
      <w:proofErr w:type="spellStart"/>
      <w:r w:rsidRPr="00092D5F">
        <w:rPr>
          <w:szCs w:val="24"/>
          <w:lang w:val="en-IN"/>
        </w:rPr>
        <w:t>smoking_status</w:t>
      </w:r>
      <w:proofErr w:type="spellEnd"/>
      <w:r w:rsidRPr="00092D5F">
        <w:rPr>
          <w:szCs w:val="24"/>
          <w:lang w:val="en-IN"/>
        </w:rPr>
        <w:t>'].</w:t>
      </w:r>
      <w:proofErr w:type="spellStart"/>
      <w:r w:rsidRPr="00092D5F">
        <w:rPr>
          <w:szCs w:val="24"/>
          <w:lang w:val="en-IN"/>
        </w:rPr>
        <w:t>astype</w:t>
      </w:r>
      <w:proofErr w:type="spellEnd"/>
      <w:r w:rsidRPr="00092D5F">
        <w:rPr>
          <w:szCs w:val="24"/>
          <w:lang w:val="en-IN"/>
        </w:rPr>
        <w:t>(str)))</w:t>
      </w:r>
    </w:p>
    <w:p w14:paraId="44BF2834" w14:textId="77777777" w:rsidR="00C26F60" w:rsidRDefault="00092D5F" w:rsidP="00C26F60">
      <w:pPr>
        <w:tabs>
          <w:tab w:val="left" w:pos="5773"/>
        </w:tabs>
        <w:spacing w:line="360" w:lineRule="auto"/>
        <w:rPr>
          <w:szCs w:val="24"/>
          <w:lang w:val="en-IN"/>
        </w:rPr>
      </w:pPr>
      <w:r w:rsidRPr="00092D5F">
        <w:rPr>
          <w:szCs w:val="24"/>
          <w:lang w:val="en-IN"/>
        </w:rPr>
        <w:t xml:space="preserve">    dataset = </w:t>
      </w:r>
      <w:proofErr w:type="spellStart"/>
      <w:proofErr w:type="gramStart"/>
      <w:r w:rsidRPr="00092D5F">
        <w:rPr>
          <w:szCs w:val="24"/>
          <w:lang w:val="en-IN"/>
        </w:rPr>
        <w:t>dataset.values</w:t>
      </w:r>
      <w:proofErr w:type="spellEnd"/>
      <w:proofErr w:type="gramEnd"/>
    </w:p>
    <w:p w14:paraId="14F4A11E" w14:textId="643120EE" w:rsidR="00092D5F" w:rsidRPr="00092D5F" w:rsidRDefault="00C26F60" w:rsidP="00C26F60">
      <w:pPr>
        <w:tabs>
          <w:tab w:val="left" w:pos="5773"/>
        </w:tabs>
        <w:spacing w:line="360" w:lineRule="auto"/>
        <w:rPr>
          <w:szCs w:val="24"/>
          <w:lang w:val="en-IN"/>
        </w:rPr>
      </w:pPr>
      <w:r>
        <w:rPr>
          <w:szCs w:val="24"/>
          <w:lang w:val="en-IN"/>
        </w:rPr>
        <w:t xml:space="preserve">  </w:t>
      </w:r>
      <w:r w:rsidR="00092D5F" w:rsidRPr="00092D5F">
        <w:rPr>
          <w:szCs w:val="24"/>
          <w:lang w:val="en-IN"/>
        </w:rPr>
        <w:t xml:space="preserve"> dataset = dataset</w:t>
      </w:r>
      <w:proofErr w:type="gramStart"/>
      <w:r w:rsidR="00092D5F" w:rsidRPr="00092D5F">
        <w:rPr>
          <w:szCs w:val="24"/>
          <w:lang w:val="en-IN"/>
        </w:rPr>
        <w:t>[:,</w:t>
      </w:r>
      <w:proofErr w:type="gramEnd"/>
      <w:r w:rsidR="00092D5F" w:rsidRPr="00092D5F">
        <w:rPr>
          <w:szCs w:val="24"/>
          <w:lang w:val="en-IN"/>
        </w:rPr>
        <w:t>1:dataset.shape[1]]</w:t>
      </w:r>
    </w:p>
    <w:p w14:paraId="07D5C70E"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predict = </w:t>
      </w:r>
      <w:proofErr w:type="spellStart"/>
      <w:proofErr w:type="gramStart"/>
      <w:r w:rsidRPr="00092D5F">
        <w:rPr>
          <w:szCs w:val="24"/>
          <w:lang w:val="en-IN"/>
        </w:rPr>
        <w:t>rf.predict</w:t>
      </w:r>
      <w:proofErr w:type="spellEnd"/>
      <w:proofErr w:type="gramEnd"/>
      <w:r w:rsidRPr="00092D5F">
        <w:rPr>
          <w:szCs w:val="24"/>
          <w:lang w:val="en-IN"/>
        </w:rPr>
        <w:t>(dataset)</w:t>
      </w:r>
    </w:p>
    <w:p w14:paraId="2F421EAE" w14:textId="77777777" w:rsidR="00092D5F" w:rsidRPr="00092D5F" w:rsidRDefault="00092D5F" w:rsidP="00092D5F">
      <w:pPr>
        <w:tabs>
          <w:tab w:val="left" w:pos="5773"/>
        </w:tabs>
        <w:spacing w:line="360" w:lineRule="auto"/>
        <w:rPr>
          <w:szCs w:val="24"/>
          <w:lang w:val="en-IN"/>
        </w:rPr>
      </w:pPr>
      <w:r w:rsidRPr="00092D5F">
        <w:rPr>
          <w:szCs w:val="24"/>
          <w:lang w:val="en-IN"/>
        </w:rPr>
        <w:t>    print(predict)</w:t>
      </w:r>
    </w:p>
    <w:p w14:paraId="169FD4B4"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for </w:t>
      </w:r>
      <w:proofErr w:type="spellStart"/>
      <w:r w:rsidRPr="00092D5F">
        <w:rPr>
          <w:szCs w:val="24"/>
          <w:lang w:val="en-IN"/>
        </w:rPr>
        <w:t>i</w:t>
      </w:r>
      <w:proofErr w:type="spellEnd"/>
      <w:r w:rsidRPr="00092D5F">
        <w:rPr>
          <w:szCs w:val="24"/>
          <w:lang w:val="en-IN"/>
        </w:rPr>
        <w:t xml:space="preserve"> in range(</w:t>
      </w:r>
      <w:proofErr w:type="spellStart"/>
      <w:r w:rsidRPr="00092D5F">
        <w:rPr>
          <w:szCs w:val="24"/>
          <w:lang w:val="en-IN"/>
        </w:rPr>
        <w:t>len</w:t>
      </w:r>
      <w:proofErr w:type="spellEnd"/>
      <w:r w:rsidRPr="00092D5F">
        <w:rPr>
          <w:szCs w:val="24"/>
          <w:lang w:val="en-IN"/>
        </w:rPr>
        <w:t>(predict)):</w:t>
      </w:r>
    </w:p>
    <w:p w14:paraId="0CAFA88E" w14:textId="77777777" w:rsidR="00092D5F" w:rsidRPr="00092D5F" w:rsidRDefault="00092D5F" w:rsidP="00092D5F">
      <w:pPr>
        <w:tabs>
          <w:tab w:val="left" w:pos="5773"/>
        </w:tabs>
        <w:spacing w:line="360" w:lineRule="auto"/>
        <w:rPr>
          <w:szCs w:val="24"/>
          <w:lang w:val="en-IN"/>
        </w:rPr>
      </w:pPr>
      <w:r w:rsidRPr="00092D5F">
        <w:rPr>
          <w:szCs w:val="24"/>
          <w:lang w:val="en-IN"/>
        </w:rPr>
        <w:t>        if predict[</w:t>
      </w:r>
      <w:proofErr w:type="spellStart"/>
      <w:r w:rsidRPr="00092D5F">
        <w:rPr>
          <w:szCs w:val="24"/>
          <w:lang w:val="en-IN"/>
        </w:rPr>
        <w:t>i</w:t>
      </w:r>
      <w:proofErr w:type="spellEnd"/>
      <w:r w:rsidRPr="00092D5F">
        <w:rPr>
          <w:szCs w:val="24"/>
          <w:lang w:val="en-IN"/>
        </w:rPr>
        <w:t>] == 0:</w:t>
      </w:r>
    </w:p>
    <w:p w14:paraId="49E1F4AD"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proofErr w:type="gramStart"/>
      <w:r w:rsidRPr="00092D5F">
        <w:rPr>
          <w:szCs w:val="24"/>
          <w:lang w:val="en-IN"/>
        </w:rPr>
        <w:t>text.insert</w:t>
      </w:r>
      <w:proofErr w:type="spellEnd"/>
      <w:proofErr w:type="gramEnd"/>
      <w:r w:rsidRPr="00092D5F">
        <w:rPr>
          <w:szCs w:val="24"/>
          <w:lang w:val="en-IN"/>
        </w:rPr>
        <w:t>(</w:t>
      </w:r>
      <w:proofErr w:type="spellStart"/>
      <w:r w:rsidRPr="00092D5F">
        <w:rPr>
          <w:szCs w:val="24"/>
          <w:lang w:val="en-IN"/>
        </w:rPr>
        <w:t>END,"Test</w:t>
      </w:r>
      <w:proofErr w:type="spellEnd"/>
      <w:r w:rsidRPr="00092D5F">
        <w:rPr>
          <w:szCs w:val="24"/>
          <w:lang w:val="en-IN"/>
        </w:rPr>
        <w:t xml:space="preserve"> Data = "+str(dataset[</w:t>
      </w:r>
      <w:proofErr w:type="spellStart"/>
      <w:r w:rsidRPr="00092D5F">
        <w:rPr>
          <w:szCs w:val="24"/>
          <w:lang w:val="en-IN"/>
        </w:rPr>
        <w:t>i</w:t>
      </w:r>
      <w:proofErr w:type="spellEnd"/>
      <w:r w:rsidRPr="00092D5F">
        <w:rPr>
          <w:szCs w:val="24"/>
          <w:lang w:val="en-IN"/>
        </w:rPr>
        <w:t>])+" PREDICTED AS ====&gt; NO STROKE\n\n")</w:t>
      </w:r>
    </w:p>
    <w:p w14:paraId="47247CBC" w14:textId="77777777" w:rsidR="00092D5F" w:rsidRDefault="00092D5F" w:rsidP="00092D5F">
      <w:pPr>
        <w:tabs>
          <w:tab w:val="left" w:pos="5773"/>
        </w:tabs>
        <w:spacing w:line="360" w:lineRule="auto"/>
        <w:rPr>
          <w:szCs w:val="24"/>
          <w:lang w:val="en-IN"/>
        </w:rPr>
      </w:pPr>
      <w:r w:rsidRPr="00092D5F">
        <w:rPr>
          <w:szCs w:val="24"/>
          <w:lang w:val="en-IN"/>
        </w:rPr>
        <w:t>        if predict[</w:t>
      </w:r>
      <w:proofErr w:type="spellStart"/>
      <w:r w:rsidRPr="00092D5F">
        <w:rPr>
          <w:szCs w:val="24"/>
          <w:lang w:val="en-IN"/>
        </w:rPr>
        <w:t>i</w:t>
      </w:r>
      <w:proofErr w:type="spellEnd"/>
      <w:r w:rsidRPr="00092D5F">
        <w:rPr>
          <w:szCs w:val="24"/>
          <w:lang w:val="en-IN"/>
        </w:rPr>
        <w:t>] == 1:</w:t>
      </w:r>
    </w:p>
    <w:p w14:paraId="6E69C97E" w14:textId="77777777" w:rsidR="00092D5F" w:rsidRPr="00092D5F" w:rsidRDefault="00092D5F" w:rsidP="00092D5F">
      <w:pPr>
        <w:tabs>
          <w:tab w:val="left" w:pos="5773"/>
        </w:tabs>
        <w:spacing w:line="360" w:lineRule="auto"/>
        <w:rPr>
          <w:szCs w:val="24"/>
          <w:lang w:val="en-IN"/>
        </w:rPr>
      </w:pPr>
      <w:r w:rsidRPr="00092D5F">
        <w:rPr>
          <w:szCs w:val="24"/>
          <w:lang w:val="en-IN"/>
        </w:rPr>
        <w:t>if predict[</w:t>
      </w:r>
      <w:proofErr w:type="spellStart"/>
      <w:r w:rsidRPr="00092D5F">
        <w:rPr>
          <w:szCs w:val="24"/>
          <w:lang w:val="en-IN"/>
        </w:rPr>
        <w:t>i</w:t>
      </w:r>
      <w:proofErr w:type="spellEnd"/>
      <w:r w:rsidRPr="00092D5F">
        <w:rPr>
          <w:szCs w:val="24"/>
          <w:lang w:val="en-IN"/>
        </w:rPr>
        <w:t>] == 1:</w:t>
      </w:r>
    </w:p>
    <w:p w14:paraId="6B63D836" w14:textId="77777777" w:rsidR="00092D5F" w:rsidRPr="00092D5F" w:rsidRDefault="00092D5F" w:rsidP="00092D5F">
      <w:pPr>
        <w:tabs>
          <w:tab w:val="left" w:pos="5773"/>
        </w:tabs>
        <w:spacing w:line="360" w:lineRule="auto"/>
        <w:rPr>
          <w:szCs w:val="24"/>
          <w:lang w:val="en-IN"/>
        </w:rPr>
      </w:pPr>
      <w:r w:rsidRPr="00092D5F">
        <w:rPr>
          <w:szCs w:val="24"/>
          <w:lang w:val="en-IN"/>
        </w:rPr>
        <w:t xml:space="preserve">            </w:t>
      </w:r>
      <w:proofErr w:type="spellStart"/>
      <w:proofErr w:type="gramStart"/>
      <w:r w:rsidRPr="00092D5F">
        <w:rPr>
          <w:szCs w:val="24"/>
          <w:lang w:val="en-IN"/>
        </w:rPr>
        <w:t>text.insert</w:t>
      </w:r>
      <w:proofErr w:type="spellEnd"/>
      <w:proofErr w:type="gramEnd"/>
      <w:r w:rsidRPr="00092D5F">
        <w:rPr>
          <w:szCs w:val="24"/>
          <w:lang w:val="en-IN"/>
        </w:rPr>
        <w:t>(</w:t>
      </w:r>
      <w:proofErr w:type="spellStart"/>
      <w:r w:rsidRPr="00092D5F">
        <w:rPr>
          <w:szCs w:val="24"/>
          <w:lang w:val="en-IN"/>
        </w:rPr>
        <w:t>END,"Test</w:t>
      </w:r>
      <w:proofErr w:type="spellEnd"/>
      <w:r w:rsidRPr="00092D5F">
        <w:rPr>
          <w:szCs w:val="24"/>
          <w:lang w:val="en-IN"/>
        </w:rPr>
        <w:t xml:space="preserve"> Data = "+str(dataset[</w:t>
      </w:r>
      <w:proofErr w:type="spellStart"/>
      <w:r w:rsidRPr="00092D5F">
        <w:rPr>
          <w:szCs w:val="24"/>
          <w:lang w:val="en-IN"/>
        </w:rPr>
        <w:t>i</w:t>
      </w:r>
      <w:proofErr w:type="spellEnd"/>
      <w:r w:rsidRPr="00092D5F">
        <w:rPr>
          <w:szCs w:val="24"/>
          <w:lang w:val="en-IN"/>
        </w:rPr>
        <w:t>])+" PREDICTED AS ====&gt; STROKE\n\n")    </w:t>
      </w:r>
    </w:p>
    <w:p w14:paraId="4327BC85" w14:textId="4F98CC73" w:rsidR="00092D5F" w:rsidRPr="00092D5F" w:rsidRDefault="00092D5F" w:rsidP="00C26F60">
      <w:pPr>
        <w:tabs>
          <w:tab w:val="left" w:pos="5773"/>
        </w:tabs>
        <w:spacing w:line="360" w:lineRule="auto"/>
        <w:rPr>
          <w:szCs w:val="24"/>
          <w:lang w:val="en-IN"/>
        </w:rPr>
      </w:pPr>
      <w:r w:rsidRPr="00092D5F">
        <w:rPr>
          <w:szCs w:val="24"/>
          <w:lang w:val="en-IN"/>
        </w:rPr>
        <w:t>font = ('times', 15, 'bold')</w:t>
      </w:r>
    </w:p>
    <w:p w14:paraId="66780A43" w14:textId="3D296216" w:rsidR="00092D5F" w:rsidRPr="00092D5F" w:rsidRDefault="00092D5F" w:rsidP="00092D5F">
      <w:pPr>
        <w:tabs>
          <w:tab w:val="left" w:pos="5773"/>
        </w:tabs>
        <w:spacing w:line="360" w:lineRule="auto"/>
        <w:rPr>
          <w:szCs w:val="24"/>
          <w:lang w:val="en-IN"/>
        </w:rPr>
      </w:pPr>
      <w:r w:rsidRPr="00092D5F">
        <w:rPr>
          <w:szCs w:val="24"/>
          <w:lang w:val="en-IN"/>
        </w:rPr>
        <w:t xml:space="preserve">title = </w:t>
      </w:r>
      <w:proofErr w:type="gramStart"/>
      <w:r w:rsidRPr="00092D5F">
        <w:rPr>
          <w:szCs w:val="24"/>
          <w:lang w:val="en-IN"/>
        </w:rPr>
        <w:t>Label(</w:t>
      </w:r>
      <w:proofErr w:type="gramEnd"/>
      <w:r w:rsidRPr="00092D5F">
        <w:rPr>
          <w:szCs w:val="24"/>
          <w:lang w:val="en-IN"/>
        </w:rPr>
        <w:t>main, text='Detection of Stroke Disease using Machine Learning Algorithms', justify=LEFT)</w:t>
      </w:r>
    </w:p>
    <w:p w14:paraId="262EA547" w14:textId="6EFEA39C" w:rsidR="00092D5F" w:rsidRPr="00092D5F" w:rsidRDefault="00092D5F" w:rsidP="00092D5F">
      <w:pPr>
        <w:tabs>
          <w:tab w:val="left" w:pos="5773"/>
        </w:tabs>
        <w:spacing w:line="360" w:lineRule="auto"/>
        <w:rPr>
          <w:szCs w:val="24"/>
          <w:lang w:val="en-IN"/>
        </w:rPr>
      </w:pPr>
      <w:proofErr w:type="spellStart"/>
      <w:r w:rsidRPr="00092D5F">
        <w:rPr>
          <w:szCs w:val="24"/>
          <w:lang w:val="en-IN"/>
        </w:rPr>
        <w:t>title.</w:t>
      </w:r>
      <w:proofErr w:type="gramStart"/>
      <w:r w:rsidRPr="00092D5F">
        <w:rPr>
          <w:szCs w:val="24"/>
          <w:lang w:val="en-IN"/>
        </w:rPr>
        <w:t>config</w:t>
      </w:r>
      <w:proofErr w:type="spellEnd"/>
      <w:r w:rsidRPr="00092D5F">
        <w:rPr>
          <w:szCs w:val="24"/>
          <w:lang w:val="en-IN"/>
        </w:rPr>
        <w:t>(</w:t>
      </w:r>
      <w:proofErr w:type="spellStart"/>
      <w:proofErr w:type="gramEnd"/>
      <w:r w:rsidRPr="00092D5F">
        <w:rPr>
          <w:szCs w:val="24"/>
          <w:lang w:val="en-IN"/>
        </w:rPr>
        <w:t>bg</w:t>
      </w:r>
      <w:proofErr w:type="spellEnd"/>
      <w:r w:rsidRPr="00092D5F">
        <w:rPr>
          <w:szCs w:val="24"/>
          <w:lang w:val="en-IN"/>
        </w:rPr>
        <w:t xml:space="preserve">='lavender blush', </w:t>
      </w:r>
      <w:proofErr w:type="spellStart"/>
      <w:r w:rsidRPr="00092D5F">
        <w:rPr>
          <w:szCs w:val="24"/>
          <w:lang w:val="en-IN"/>
        </w:rPr>
        <w:t>fg</w:t>
      </w:r>
      <w:proofErr w:type="spellEnd"/>
      <w:r w:rsidRPr="00092D5F">
        <w:rPr>
          <w:szCs w:val="24"/>
          <w:lang w:val="en-IN"/>
        </w:rPr>
        <w:t>='DarkOrchid1')  </w:t>
      </w:r>
    </w:p>
    <w:p w14:paraId="66874EB6" w14:textId="77777777" w:rsidR="00092D5F" w:rsidRPr="00092D5F" w:rsidRDefault="00092D5F" w:rsidP="00092D5F">
      <w:pPr>
        <w:tabs>
          <w:tab w:val="left" w:pos="5773"/>
        </w:tabs>
        <w:spacing w:line="360" w:lineRule="auto"/>
        <w:rPr>
          <w:szCs w:val="24"/>
          <w:lang w:val="en-IN"/>
        </w:rPr>
      </w:pPr>
      <w:proofErr w:type="spellStart"/>
      <w:r w:rsidRPr="00092D5F">
        <w:rPr>
          <w:szCs w:val="24"/>
          <w:lang w:val="en-IN"/>
        </w:rPr>
        <w:t>title.config</w:t>
      </w:r>
      <w:proofErr w:type="spellEnd"/>
      <w:r w:rsidRPr="00092D5F">
        <w:rPr>
          <w:szCs w:val="24"/>
          <w:lang w:val="en-IN"/>
        </w:rPr>
        <w:t xml:space="preserve">(font=font)           </w:t>
      </w:r>
    </w:p>
    <w:p w14:paraId="6FE3859D" w14:textId="1D7D9B7F" w:rsidR="00092D5F" w:rsidRPr="00092D5F" w:rsidRDefault="00C26F60" w:rsidP="00092D5F">
      <w:pPr>
        <w:tabs>
          <w:tab w:val="left" w:pos="5773"/>
        </w:tabs>
        <w:spacing w:line="360" w:lineRule="auto"/>
        <w:rPr>
          <w:szCs w:val="24"/>
          <w:lang w:val="en-IN"/>
        </w:rPr>
      </w:pPr>
      <w:r w:rsidRPr="009477AB">
        <w:rPr>
          <w:b/>
          <w:noProof/>
          <w:sz w:val="71"/>
        </w:rPr>
        <mc:AlternateContent>
          <mc:Choice Requires="wps">
            <w:drawing>
              <wp:anchor distT="45720" distB="45720" distL="114300" distR="114300" simplePos="0" relativeHeight="251796480" behindDoc="0" locked="0" layoutInCell="1" allowOverlap="1" wp14:anchorId="018319D7" wp14:editId="34836ECF">
                <wp:simplePos x="0" y="0"/>
                <wp:positionH relativeFrom="margin">
                  <wp:align>right</wp:align>
                </wp:positionH>
                <wp:positionV relativeFrom="paragraph">
                  <wp:posOffset>334282</wp:posOffset>
                </wp:positionV>
                <wp:extent cx="5730240" cy="342900"/>
                <wp:effectExtent l="0" t="0" r="3810" b="0"/>
                <wp:wrapSquare wrapText="bothSides"/>
                <wp:docPr id="1307468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1A482A4F" w14:textId="79527E4C" w:rsidR="00C26F60" w:rsidRPr="003A5EC4" w:rsidRDefault="00C26F60">
                            <w:pPr>
                              <w:spacing w:line="360" w:lineRule="auto"/>
                              <w:ind w:left="0" w:firstLine="0"/>
                              <w:rPr>
                                <w:bCs/>
                                <w:szCs w:val="24"/>
                              </w:rPr>
                              <w:pPrChange w:id="206" w:author="Ajay kumar Chigurla" w:date="2023-09-21T11:55:00Z">
                                <w:pPr>
                                  <w:spacing w:line="360" w:lineRule="auto"/>
                                  <w:ind w:left="0" w:firstLineChars="100" w:firstLine="240"/>
                                </w:pPr>
                              </w:pPrChange>
                            </w:pPr>
                            <w:r>
                              <w:rPr>
                                <w:bCs/>
                                <w:szCs w:val="24"/>
                              </w:rPr>
                              <w:t xml:space="preserve">CMRTC                                                                                                                                          </w:t>
                            </w:r>
                            <w:del w:id="207" w:author="Ajay kumar Chigurla" w:date="2023-09-21T11:55:00Z">
                              <w:r>
                                <w:rPr>
                                  <w:bCs/>
                                  <w:szCs w:val="24"/>
                                </w:rPr>
                                <w:delText xml:space="preserve">  </w:delText>
                              </w:r>
                            </w:del>
                            <w:r w:rsidR="00000D1A">
                              <w:rPr>
                                <w:bCs/>
                                <w:szCs w:val="24"/>
                              </w:rPr>
                              <w:t>19</w:t>
                            </w:r>
                          </w:p>
                          <w:p w14:paraId="5D8BD3F7" w14:textId="77777777" w:rsidR="00C26F60" w:rsidRDefault="00C26F60" w:rsidP="00C26F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319D7" id="_x0000_s1063" type="#_x0000_t202" style="position:absolute;left:0;text-align:left;margin-left:400pt;margin-top:26.3pt;width:451.2pt;height:27pt;z-index:251796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5rhEg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" stroked="f">
                <v:textbox>
                  <w:txbxContent>
                    <w:p w14:paraId="1A482A4F" w14:textId="79527E4C" w:rsidR="00C26F60" w:rsidRPr="003A5EC4" w:rsidRDefault="00C26F60">
                      <w:pPr>
                        <w:spacing w:line="360" w:lineRule="auto"/>
                        <w:ind w:left="0" w:firstLine="0"/>
                        <w:rPr>
                          <w:bCs/>
                          <w:szCs w:val="24"/>
                        </w:rPr>
                        <w:pPrChange w:id="208" w:author="Ajay kumar Chigurla" w:date="2023-09-21T11:55:00Z">
                          <w:pPr>
                            <w:spacing w:line="360" w:lineRule="auto"/>
                            <w:ind w:left="0" w:firstLineChars="100" w:firstLine="240"/>
                          </w:pPr>
                        </w:pPrChange>
                      </w:pPr>
                      <w:r>
                        <w:rPr>
                          <w:bCs/>
                          <w:szCs w:val="24"/>
                        </w:rPr>
                        <w:t xml:space="preserve">CMRTC                                                                                                                                          </w:t>
                      </w:r>
                      <w:del w:id="209" w:author="Ajay kumar Chigurla" w:date="2023-09-21T11:55:00Z">
                        <w:r>
                          <w:rPr>
                            <w:bCs/>
                            <w:szCs w:val="24"/>
                          </w:rPr>
                          <w:delText xml:space="preserve">  </w:delText>
                        </w:r>
                      </w:del>
                      <w:r w:rsidR="00000D1A">
                        <w:rPr>
                          <w:bCs/>
                          <w:szCs w:val="24"/>
                        </w:rPr>
                        <w:t>19</w:t>
                      </w:r>
                    </w:p>
                    <w:p w14:paraId="5D8BD3F7" w14:textId="77777777" w:rsidR="00C26F60" w:rsidRDefault="00C26F60" w:rsidP="00C26F60"/>
                  </w:txbxContent>
                </v:textbox>
                <w10:wrap type="square" anchorx="margin"/>
              </v:shape>
            </w:pict>
          </mc:Fallback>
        </mc:AlternateContent>
      </w:r>
      <w:proofErr w:type="spellStart"/>
      <w:r w:rsidR="00092D5F" w:rsidRPr="00092D5F">
        <w:rPr>
          <w:szCs w:val="24"/>
          <w:lang w:val="en-IN"/>
        </w:rPr>
        <w:t>title.</w:t>
      </w:r>
      <w:proofErr w:type="gramStart"/>
      <w:r w:rsidR="00092D5F" w:rsidRPr="00092D5F">
        <w:rPr>
          <w:szCs w:val="24"/>
          <w:lang w:val="en-IN"/>
        </w:rPr>
        <w:t>config</w:t>
      </w:r>
      <w:proofErr w:type="spellEnd"/>
      <w:r w:rsidR="00092D5F" w:rsidRPr="00092D5F">
        <w:rPr>
          <w:szCs w:val="24"/>
          <w:lang w:val="en-IN"/>
        </w:rPr>
        <w:t>(</w:t>
      </w:r>
      <w:proofErr w:type="gramEnd"/>
      <w:r w:rsidR="00092D5F" w:rsidRPr="00092D5F">
        <w:rPr>
          <w:szCs w:val="24"/>
          <w:lang w:val="en-IN"/>
        </w:rPr>
        <w:t xml:space="preserve">height=3, width=120)       </w:t>
      </w:r>
    </w:p>
    <w:p w14:paraId="0689CEA7" w14:textId="57103872" w:rsidR="00092D5F" w:rsidRPr="00092D5F" w:rsidRDefault="00092D5F" w:rsidP="00092D5F">
      <w:pPr>
        <w:tabs>
          <w:tab w:val="left" w:pos="5773"/>
        </w:tabs>
        <w:spacing w:line="360" w:lineRule="auto"/>
        <w:rPr>
          <w:szCs w:val="24"/>
          <w:lang w:val="en-IN"/>
        </w:rPr>
      </w:pPr>
      <w:proofErr w:type="spellStart"/>
      <w:proofErr w:type="gramStart"/>
      <w:r w:rsidRPr="00092D5F">
        <w:rPr>
          <w:szCs w:val="24"/>
          <w:lang w:val="en-IN"/>
        </w:rPr>
        <w:lastRenderedPageBreak/>
        <w:t>title.place</w:t>
      </w:r>
      <w:proofErr w:type="spellEnd"/>
      <w:proofErr w:type="gramEnd"/>
      <w:r w:rsidRPr="00092D5F">
        <w:rPr>
          <w:szCs w:val="24"/>
          <w:lang w:val="en-IN"/>
        </w:rPr>
        <w:t>(x=100,y=5)</w:t>
      </w:r>
    </w:p>
    <w:p w14:paraId="6FC97E75" w14:textId="388AAED1" w:rsidR="00092D5F" w:rsidRPr="00092D5F" w:rsidRDefault="00092D5F" w:rsidP="00092D5F">
      <w:pPr>
        <w:tabs>
          <w:tab w:val="left" w:pos="5773"/>
        </w:tabs>
        <w:spacing w:line="360" w:lineRule="auto"/>
        <w:rPr>
          <w:szCs w:val="24"/>
          <w:lang w:val="en-IN"/>
        </w:rPr>
      </w:pPr>
      <w:proofErr w:type="spellStart"/>
      <w:proofErr w:type="gramStart"/>
      <w:r w:rsidRPr="00092D5F">
        <w:rPr>
          <w:szCs w:val="24"/>
          <w:lang w:val="en-IN"/>
        </w:rPr>
        <w:t>title.pack</w:t>
      </w:r>
      <w:proofErr w:type="spellEnd"/>
      <w:proofErr w:type="gramEnd"/>
      <w:r w:rsidRPr="00092D5F">
        <w:rPr>
          <w:szCs w:val="24"/>
          <w:lang w:val="en-IN"/>
        </w:rPr>
        <w:t>()</w:t>
      </w:r>
    </w:p>
    <w:p w14:paraId="20054BA3" w14:textId="686FE48B" w:rsidR="00092D5F" w:rsidRPr="00092D5F" w:rsidRDefault="00092D5F" w:rsidP="00092D5F">
      <w:pPr>
        <w:tabs>
          <w:tab w:val="left" w:pos="5773"/>
        </w:tabs>
        <w:spacing w:line="360" w:lineRule="auto"/>
        <w:rPr>
          <w:szCs w:val="24"/>
          <w:lang w:val="en-IN"/>
        </w:rPr>
      </w:pPr>
      <w:r w:rsidRPr="00092D5F">
        <w:rPr>
          <w:szCs w:val="24"/>
          <w:lang w:val="en-IN"/>
        </w:rPr>
        <w:t>font1 = ('times', 12, 'bold')</w:t>
      </w:r>
    </w:p>
    <w:p w14:paraId="06336CE2" w14:textId="7E7185DC" w:rsidR="00092D5F" w:rsidRPr="00092D5F" w:rsidRDefault="009D2D21" w:rsidP="00092D5F">
      <w:pPr>
        <w:tabs>
          <w:tab w:val="left" w:pos="5773"/>
        </w:tabs>
        <w:spacing w:line="360" w:lineRule="auto"/>
        <w:rPr>
          <w:szCs w:val="24"/>
          <w:lang w:val="en-IN"/>
        </w:rPr>
      </w:pPr>
      <w:ins w:id="210" w:author="Ajay kumar Chigurla" w:date="2023-09-21T11:55:00Z">
        <w:r w:rsidRPr="00377820">
          <w:rPr>
            <w:noProof/>
            <w:sz w:val="32"/>
          </w:rPr>
          <mc:AlternateContent>
            <mc:Choice Requires="wps">
              <w:drawing>
                <wp:anchor distT="45720" distB="45720" distL="114300" distR="114300" simplePos="0" relativeHeight="251698176" behindDoc="0" locked="0" layoutInCell="1" allowOverlap="1" wp14:anchorId="7BC13A27" wp14:editId="1FC1988C">
                  <wp:simplePos x="0" y="0"/>
                  <wp:positionH relativeFrom="margin">
                    <wp:align>right</wp:align>
                  </wp:positionH>
                  <wp:positionV relativeFrom="page">
                    <wp:posOffset>331107</wp:posOffset>
                  </wp:positionV>
                  <wp:extent cx="5436870" cy="253365"/>
                  <wp:effectExtent l="0" t="0" r="0" b="0"/>
                  <wp:wrapSquare wrapText="bothSides"/>
                  <wp:docPr id="2008488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2C05F68D" w14:textId="77777777" w:rsidR="009D2D21" w:rsidRPr="00377820" w:rsidRDefault="009D2D21" w:rsidP="009D2D21">
                              <w:pPr>
                                <w:pStyle w:val="Header"/>
                                <w:rPr>
                                  <w:ins w:id="211" w:author="Ajay kumar Chigurla" w:date="2023-09-21T11:55:00Z"/>
                                  <w:sz w:val="21"/>
                                  <w:szCs w:val="20"/>
                                </w:rPr>
                              </w:pPr>
                              <w:ins w:id="212"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13A27" id="_x0000_s1064" type="#_x0000_t202" style="position:absolute;left:0;text-align:left;margin-left:376.9pt;margin-top:26.05pt;width:428.1pt;height:19.95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" stroked="f">
                  <v:textbox style="mso-fit-shape-to-text:t">
                    <w:txbxContent>
                      <w:p w14:paraId="2C05F68D" w14:textId="77777777" w:rsidR="009D2D21" w:rsidRPr="00377820" w:rsidRDefault="009D2D21" w:rsidP="009D2D21">
                        <w:pPr>
                          <w:pStyle w:val="Header"/>
                          <w:rPr>
                            <w:ins w:id="213" w:author="Ajay kumar Chigurla" w:date="2023-09-21T11:55:00Z"/>
                            <w:sz w:val="21"/>
                            <w:szCs w:val="20"/>
                          </w:rPr>
                        </w:pPr>
                        <w:ins w:id="214"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roofErr w:type="spellStart"/>
      <w:r w:rsidR="00092D5F" w:rsidRPr="00092D5F">
        <w:rPr>
          <w:szCs w:val="24"/>
          <w:lang w:val="en-IN"/>
        </w:rPr>
        <w:t>loadButton</w:t>
      </w:r>
      <w:proofErr w:type="spellEnd"/>
      <w:r w:rsidR="00092D5F" w:rsidRPr="00092D5F">
        <w:rPr>
          <w:szCs w:val="24"/>
          <w:lang w:val="en-IN"/>
        </w:rPr>
        <w:t xml:space="preserve"> = </w:t>
      </w:r>
      <w:proofErr w:type="gramStart"/>
      <w:r w:rsidR="00092D5F" w:rsidRPr="00092D5F">
        <w:rPr>
          <w:szCs w:val="24"/>
          <w:lang w:val="en-IN"/>
        </w:rPr>
        <w:t>Button(</w:t>
      </w:r>
      <w:proofErr w:type="gramEnd"/>
      <w:r w:rsidR="00092D5F" w:rsidRPr="00092D5F">
        <w:rPr>
          <w:szCs w:val="24"/>
          <w:lang w:val="en-IN"/>
        </w:rPr>
        <w:t>main, text="Upload Stroke Dataset", command=</w:t>
      </w:r>
      <w:proofErr w:type="spellStart"/>
      <w:r w:rsidR="00092D5F" w:rsidRPr="00092D5F">
        <w:rPr>
          <w:szCs w:val="24"/>
          <w:lang w:val="en-IN"/>
        </w:rPr>
        <w:t>loadDataset</w:t>
      </w:r>
      <w:proofErr w:type="spellEnd"/>
      <w:r w:rsidR="00092D5F" w:rsidRPr="00092D5F">
        <w:rPr>
          <w:szCs w:val="24"/>
          <w:lang w:val="en-IN"/>
        </w:rPr>
        <w:t>)</w:t>
      </w:r>
    </w:p>
    <w:p w14:paraId="7DE4C435" w14:textId="4F747B04" w:rsidR="00092D5F" w:rsidRPr="00092D5F" w:rsidRDefault="00092D5F" w:rsidP="00092D5F">
      <w:pPr>
        <w:tabs>
          <w:tab w:val="left" w:pos="5773"/>
        </w:tabs>
        <w:spacing w:line="360" w:lineRule="auto"/>
        <w:rPr>
          <w:szCs w:val="24"/>
          <w:lang w:val="en-IN"/>
        </w:rPr>
      </w:pPr>
      <w:proofErr w:type="spellStart"/>
      <w:r w:rsidRPr="00092D5F">
        <w:rPr>
          <w:szCs w:val="24"/>
          <w:lang w:val="en-IN"/>
        </w:rPr>
        <w:t>loadButton.place</w:t>
      </w:r>
      <w:proofErr w:type="spellEnd"/>
      <w:r w:rsidRPr="00092D5F">
        <w:rPr>
          <w:szCs w:val="24"/>
          <w:lang w:val="en-IN"/>
        </w:rPr>
        <w:t>(x=</w:t>
      </w:r>
      <w:proofErr w:type="gramStart"/>
      <w:r w:rsidRPr="00092D5F">
        <w:rPr>
          <w:szCs w:val="24"/>
          <w:lang w:val="en-IN"/>
        </w:rPr>
        <w:t>10,y</w:t>
      </w:r>
      <w:proofErr w:type="gramEnd"/>
      <w:r w:rsidRPr="00092D5F">
        <w:rPr>
          <w:szCs w:val="24"/>
          <w:lang w:val="en-IN"/>
        </w:rPr>
        <w:t>=100)</w:t>
      </w:r>
    </w:p>
    <w:p w14:paraId="4C48289A" w14:textId="746230DE" w:rsidR="00092D5F" w:rsidRPr="00092D5F" w:rsidRDefault="00092D5F" w:rsidP="00092D5F">
      <w:pPr>
        <w:tabs>
          <w:tab w:val="left" w:pos="5773"/>
        </w:tabs>
        <w:spacing w:line="360" w:lineRule="auto"/>
        <w:rPr>
          <w:szCs w:val="24"/>
          <w:lang w:val="en-IN"/>
        </w:rPr>
      </w:pPr>
      <w:proofErr w:type="spellStart"/>
      <w:r w:rsidRPr="00092D5F">
        <w:rPr>
          <w:szCs w:val="24"/>
          <w:lang w:val="en-IN"/>
        </w:rPr>
        <w:t>loadButton.config</w:t>
      </w:r>
      <w:proofErr w:type="spellEnd"/>
      <w:r w:rsidRPr="00092D5F">
        <w:rPr>
          <w:szCs w:val="24"/>
          <w:lang w:val="en-IN"/>
        </w:rPr>
        <w:t>(font=font1)  </w:t>
      </w:r>
    </w:p>
    <w:p w14:paraId="074A85D3" w14:textId="165B1E0E" w:rsidR="00092D5F" w:rsidRPr="00092D5F" w:rsidRDefault="00092D5F" w:rsidP="00092D5F">
      <w:pPr>
        <w:tabs>
          <w:tab w:val="left" w:pos="5773"/>
        </w:tabs>
        <w:spacing w:line="360" w:lineRule="auto"/>
        <w:rPr>
          <w:szCs w:val="24"/>
          <w:lang w:val="en-IN"/>
        </w:rPr>
      </w:pPr>
      <w:proofErr w:type="spellStart"/>
      <w:r w:rsidRPr="00092D5F">
        <w:rPr>
          <w:szCs w:val="24"/>
          <w:lang w:val="en-IN"/>
        </w:rPr>
        <w:t>preprocessButton</w:t>
      </w:r>
      <w:proofErr w:type="spellEnd"/>
      <w:r w:rsidRPr="00092D5F">
        <w:rPr>
          <w:szCs w:val="24"/>
          <w:lang w:val="en-IN"/>
        </w:rPr>
        <w:t xml:space="preserve"> = </w:t>
      </w:r>
      <w:proofErr w:type="gramStart"/>
      <w:r w:rsidRPr="00092D5F">
        <w:rPr>
          <w:szCs w:val="24"/>
          <w:lang w:val="en-IN"/>
        </w:rPr>
        <w:t>Button(</w:t>
      </w:r>
      <w:proofErr w:type="gramEnd"/>
      <w:r w:rsidRPr="00092D5F">
        <w:rPr>
          <w:szCs w:val="24"/>
          <w:lang w:val="en-IN"/>
        </w:rPr>
        <w:t>main, text="Dataset Preprocessing &amp; Features Selection", command=</w:t>
      </w:r>
      <w:proofErr w:type="spellStart"/>
      <w:r w:rsidRPr="00092D5F">
        <w:rPr>
          <w:szCs w:val="24"/>
          <w:lang w:val="en-IN"/>
        </w:rPr>
        <w:t>preprocessDataset</w:t>
      </w:r>
      <w:proofErr w:type="spellEnd"/>
      <w:r w:rsidRPr="00092D5F">
        <w:rPr>
          <w:szCs w:val="24"/>
          <w:lang w:val="en-IN"/>
        </w:rPr>
        <w:t>)</w:t>
      </w:r>
    </w:p>
    <w:p w14:paraId="50FC9604" w14:textId="097C3A33" w:rsidR="00092D5F" w:rsidRPr="00092D5F" w:rsidRDefault="00092D5F" w:rsidP="00092D5F">
      <w:pPr>
        <w:tabs>
          <w:tab w:val="left" w:pos="5773"/>
        </w:tabs>
        <w:spacing w:line="360" w:lineRule="auto"/>
        <w:rPr>
          <w:szCs w:val="24"/>
          <w:lang w:val="en-IN"/>
        </w:rPr>
      </w:pPr>
      <w:proofErr w:type="spellStart"/>
      <w:r w:rsidRPr="00092D5F">
        <w:rPr>
          <w:szCs w:val="24"/>
          <w:lang w:val="en-IN"/>
        </w:rPr>
        <w:t>preprocessButton.place</w:t>
      </w:r>
      <w:proofErr w:type="spellEnd"/>
      <w:r w:rsidRPr="00092D5F">
        <w:rPr>
          <w:szCs w:val="24"/>
          <w:lang w:val="en-IN"/>
        </w:rPr>
        <w:t>(x=</w:t>
      </w:r>
      <w:proofErr w:type="gramStart"/>
      <w:r w:rsidRPr="00092D5F">
        <w:rPr>
          <w:szCs w:val="24"/>
          <w:lang w:val="en-IN"/>
        </w:rPr>
        <w:t>300,y</w:t>
      </w:r>
      <w:proofErr w:type="gramEnd"/>
      <w:r w:rsidRPr="00092D5F">
        <w:rPr>
          <w:szCs w:val="24"/>
          <w:lang w:val="en-IN"/>
        </w:rPr>
        <w:t>=100)</w:t>
      </w:r>
    </w:p>
    <w:p w14:paraId="0513F14C" w14:textId="77777777" w:rsidR="00092D5F" w:rsidRDefault="00092D5F" w:rsidP="00092D5F">
      <w:pPr>
        <w:tabs>
          <w:tab w:val="left" w:pos="5773"/>
        </w:tabs>
        <w:spacing w:line="360" w:lineRule="auto"/>
        <w:rPr>
          <w:szCs w:val="24"/>
          <w:lang w:val="en-IN"/>
        </w:rPr>
      </w:pPr>
      <w:proofErr w:type="spellStart"/>
      <w:r w:rsidRPr="00092D5F">
        <w:rPr>
          <w:szCs w:val="24"/>
          <w:lang w:val="en-IN"/>
        </w:rPr>
        <w:t>preprocessButton.config</w:t>
      </w:r>
      <w:proofErr w:type="spellEnd"/>
      <w:r w:rsidRPr="00092D5F">
        <w:rPr>
          <w:szCs w:val="24"/>
          <w:lang w:val="en-IN"/>
        </w:rPr>
        <w:t>(font=font1)</w:t>
      </w:r>
    </w:p>
    <w:p w14:paraId="272B3ED0" w14:textId="77777777" w:rsidR="00092D5F" w:rsidRPr="00092D5F" w:rsidRDefault="00092D5F" w:rsidP="00092D5F">
      <w:pPr>
        <w:tabs>
          <w:tab w:val="left" w:pos="5773"/>
        </w:tabs>
        <w:spacing w:line="360" w:lineRule="auto"/>
        <w:rPr>
          <w:szCs w:val="24"/>
          <w:lang w:val="en-IN"/>
        </w:rPr>
      </w:pPr>
      <w:proofErr w:type="spellStart"/>
      <w:r w:rsidRPr="00092D5F">
        <w:rPr>
          <w:szCs w:val="24"/>
          <w:lang w:val="en-IN"/>
        </w:rPr>
        <w:t>nbButton</w:t>
      </w:r>
      <w:proofErr w:type="spellEnd"/>
      <w:r w:rsidRPr="00092D5F">
        <w:rPr>
          <w:szCs w:val="24"/>
          <w:lang w:val="en-IN"/>
        </w:rPr>
        <w:t xml:space="preserve"> = </w:t>
      </w:r>
      <w:proofErr w:type="gramStart"/>
      <w:r w:rsidRPr="00092D5F">
        <w:rPr>
          <w:szCs w:val="24"/>
          <w:lang w:val="en-IN"/>
        </w:rPr>
        <w:t>Button(</w:t>
      </w:r>
      <w:proofErr w:type="gramEnd"/>
      <w:r w:rsidRPr="00092D5F">
        <w:rPr>
          <w:szCs w:val="24"/>
          <w:lang w:val="en-IN"/>
        </w:rPr>
        <w:t>main, text="Train Naive Bayes Algorithm", command=</w:t>
      </w:r>
      <w:proofErr w:type="spellStart"/>
      <w:r w:rsidRPr="00092D5F">
        <w:rPr>
          <w:szCs w:val="24"/>
          <w:lang w:val="en-IN"/>
        </w:rPr>
        <w:t>trainNaiveBayes</w:t>
      </w:r>
      <w:proofErr w:type="spellEnd"/>
      <w:r w:rsidRPr="00092D5F">
        <w:rPr>
          <w:szCs w:val="24"/>
          <w:lang w:val="en-IN"/>
        </w:rPr>
        <w:t>)</w:t>
      </w:r>
    </w:p>
    <w:p w14:paraId="41158B8D" w14:textId="77777777" w:rsidR="00092D5F" w:rsidRPr="00092D5F" w:rsidRDefault="00092D5F" w:rsidP="00092D5F">
      <w:pPr>
        <w:tabs>
          <w:tab w:val="left" w:pos="5773"/>
        </w:tabs>
        <w:spacing w:line="360" w:lineRule="auto"/>
        <w:rPr>
          <w:szCs w:val="24"/>
          <w:lang w:val="en-IN"/>
        </w:rPr>
      </w:pPr>
      <w:proofErr w:type="spellStart"/>
      <w:r w:rsidRPr="00092D5F">
        <w:rPr>
          <w:szCs w:val="24"/>
          <w:lang w:val="en-IN"/>
        </w:rPr>
        <w:t>nbButton.place</w:t>
      </w:r>
      <w:proofErr w:type="spellEnd"/>
      <w:r w:rsidRPr="00092D5F">
        <w:rPr>
          <w:szCs w:val="24"/>
          <w:lang w:val="en-IN"/>
        </w:rPr>
        <w:t>(x=</w:t>
      </w:r>
      <w:proofErr w:type="gramStart"/>
      <w:r w:rsidRPr="00092D5F">
        <w:rPr>
          <w:szCs w:val="24"/>
          <w:lang w:val="en-IN"/>
        </w:rPr>
        <w:t>730,y</w:t>
      </w:r>
      <w:proofErr w:type="gramEnd"/>
      <w:r w:rsidRPr="00092D5F">
        <w:rPr>
          <w:szCs w:val="24"/>
          <w:lang w:val="en-IN"/>
        </w:rPr>
        <w:t>=100)</w:t>
      </w:r>
    </w:p>
    <w:p w14:paraId="72977FD4" w14:textId="411CB308" w:rsidR="00092D5F" w:rsidRPr="00092D5F" w:rsidRDefault="00092D5F" w:rsidP="00092D5F">
      <w:pPr>
        <w:tabs>
          <w:tab w:val="left" w:pos="5773"/>
        </w:tabs>
        <w:spacing w:line="360" w:lineRule="auto"/>
        <w:rPr>
          <w:szCs w:val="24"/>
          <w:lang w:val="en-IN"/>
        </w:rPr>
      </w:pPr>
      <w:proofErr w:type="spellStart"/>
      <w:r w:rsidRPr="00092D5F">
        <w:rPr>
          <w:szCs w:val="24"/>
          <w:lang w:val="en-IN"/>
        </w:rPr>
        <w:t>nbButton.config</w:t>
      </w:r>
      <w:proofErr w:type="spellEnd"/>
      <w:r w:rsidRPr="00092D5F">
        <w:rPr>
          <w:szCs w:val="24"/>
          <w:lang w:val="en-IN"/>
        </w:rPr>
        <w:t>(font=font1)</w:t>
      </w:r>
    </w:p>
    <w:p w14:paraId="390FDF87" w14:textId="0A680335" w:rsidR="00092D5F" w:rsidRPr="00092D5F" w:rsidRDefault="00092D5F" w:rsidP="00092D5F">
      <w:pPr>
        <w:tabs>
          <w:tab w:val="left" w:pos="5773"/>
        </w:tabs>
        <w:spacing w:line="360" w:lineRule="auto"/>
        <w:rPr>
          <w:szCs w:val="24"/>
          <w:lang w:val="en-IN"/>
        </w:rPr>
      </w:pPr>
      <w:proofErr w:type="spellStart"/>
      <w:r w:rsidRPr="00092D5F">
        <w:rPr>
          <w:szCs w:val="24"/>
          <w:lang w:val="en-IN"/>
        </w:rPr>
        <w:t>dtButton</w:t>
      </w:r>
      <w:proofErr w:type="spellEnd"/>
      <w:r w:rsidRPr="00092D5F">
        <w:rPr>
          <w:szCs w:val="24"/>
          <w:lang w:val="en-IN"/>
        </w:rPr>
        <w:t xml:space="preserve"> = </w:t>
      </w:r>
      <w:proofErr w:type="gramStart"/>
      <w:r w:rsidRPr="00092D5F">
        <w:rPr>
          <w:szCs w:val="24"/>
          <w:lang w:val="en-IN"/>
        </w:rPr>
        <w:t>Button(</w:t>
      </w:r>
      <w:proofErr w:type="gramEnd"/>
      <w:r w:rsidRPr="00092D5F">
        <w:rPr>
          <w:szCs w:val="24"/>
          <w:lang w:val="en-IN"/>
        </w:rPr>
        <w:t>main, text="Train J48 Algorithm", command=</w:t>
      </w:r>
      <w:proofErr w:type="spellStart"/>
      <w:r w:rsidRPr="00092D5F">
        <w:rPr>
          <w:szCs w:val="24"/>
          <w:lang w:val="en-IN"/>
        </w:rPr>
        <w:t>trainDT</w:t>
      </w:r>
      <w:proofErr w:type="spellEnd"/>
      <w:r w:rsidRPr="00092D5F">
        <w:rPr>
          <w:szCs w:val="24"/>
          <w:lang w:val="en-IN"/>
        </w:rPr>
        <w:t>)</w:t>
      </w:r>
    </w:p>
    <w:p w14:paraId="30FF0D18" w14:textId="45BF1AD0" w:rsidR="00092D5F" w:rsidRPr="00092D5F" w:rsidRDefault="00092D5F" w:rsidP="00092D5F">
      <w:pPr>
        <w:tabs>
          <w:tab w:val="left" w:pos="5773"/>
        </w:tabs>
        <w:spacing w:line="360" w:lineRule="auto"/>
        <w:rPr>
          <w:szCs w:val="24"/>
          <w:lang w:val="en-IN"/>
        </w:rPr>
      </w:pPr>
      <w:proofErr w:type="spellStart"/>
      <w:r w:rsidRPr="00092D5F">
        <w:rPr>
          <w:szCs w:val="24"/>
          <w:lang w:val="en-IN"/>
        </w:rPr>
        <w:t>dtButton.place</w:t>
      </w:r>
      <w:proofErr w:type="spellEnd"/>
      <w:r w:rsidRPr="00092D5F">
        <w:rPr>
          <w:szCs w:val="24"/>
          <w:lang w:val="en-IN"/>
        </w:rPr>
        <w:t>(x=</w:t>
      </w:r>
      <w:proofErr w:type="gramStart"/>
      <w:r w:rsidRPr="00092D5F">
        <w:rPr>
          <w:szCs w:val="24"/>
          <w:lang w:val="en-IN"/>
        </w:rPr>
        <w:t>10,y</w:t>
      </w:r>
      <w:proofErr w:type="gramEnd"/>
      <w:r w:rsidRPr="00092D5F">
        <w:rPr>
          <w:szCs w:val="24"/>
          <w:lang w:val="en-IN"/>
        </w:rPr>
        <w:t>=150)</w:t>
      </w:r>
    </w:p>
    <w:p w14:paraId="43A61D65" w14:textId="77777777" w:rsidR="00092D5F" w:rsidRPr="00092D5F" w:rsidRDefault="00092D5F" w:rsidP="00092D5F">
      <w:pPr>
        <w:tabs>
          <w:tab w:val="left" w:pos="5773"/>
        </w:tabs>
        <w:spacing w:line="360" w:lineRule="auto"/>
        <w:rPr>
          <w:szCs w:val="24"/>
          <w:lang w:val="en-IN"/>
        </w:rPr>
      </w:pPr>
      <w:proofErr w:type="spellStart"/>
      <w:r w:rsidRPr="00092D5F">
        <w:rPr>
          <w:szCs w:val="24"/>
          <w:lang w:val="en-IN"/>
        </w:rPr>
        <w:t>dtButton.config</w:t>
      </w:r>
      <w:proofErr w:type="spellEnd"/>
      <w:r w:rsidRPr="00092D5F">
        <w:rPr>
          <w:szCs w:val="24"/>
          <w:lang w:val="en-IN"/>
        </w:rPr>
        <w:t>(font=font1)</w:t>
      </w:r>
    </w:p>
    <w:p w14:paraId="56C29710" w14:textId="6B517DC0" w:rsidR="00092D5F" w:rsidRPr="00092D5F" w:rsidRDefault="00092D5F" w:rsidP="00092D5F">
      <w:pPr>
        <w:tabs>
          <w:tab w:val="left" w:pos="5773"/>
        </w:tabs>
        <w:spacing w:line="360" w:lineRule="auto"/>
        <w:rPr>
          <w:szCs w:val="24"/>
          <w:lang w:val="en-IN"/>
        </w:rPr>
      </w:pPr>
      <w:proofErr w:type="spellStart"/>
      <w:r w:rsidRPr="00092D5F">
        <w:rPr>
          <w:szCs w:val="24"/>
          <w:lang w:val="en-IN"/>
        </w:rPr>
        <w:t>knnButton</w:t>
      </w:r>
      <w:proofErr w:type="spellEnd"/>
      <w:r w:rsidRPr="00092D5F">
        <w:rPr>
          <w:szCs w:val="24"/>
          <w:lang w:val="en-IN"/>
        </w:rPr>
        <w:t xml:space="preserve"> = </w:t>
      </w:r>
      <w:proofErr w:type="gramStart"/>
      <w:r w:rsidRPr="00092D5F">
        <w:rPr>
          <w:szCs w:val="24"/>
          <w:lang w:val="en-IN"/>
        </w:rPr>
        <w:t>Button(</w:t>
      </w:r>
      <w:proofErr w:type="gramEnd"/>
      <w:r w:rsidRPr="00092D5F">
        <w:rPr>
          <w:szCs w:val="24"/>
          <w:lang w:val="en-IN"/>
        </w:rPr>
        <w:t>main, text="Train KNN Algorithm", command=</w:t>
      </w:r>
      <w:proofErr w:type="spellStart"/>
      <w:r w:rsidRPr="00092D5F">
        <w:rPr>
          <w:szCs w:val="24"/>
          <w:lang w:val="en-IN"/>
        </w:rPr>
        <w:t>trainKNN</w:t>
      </w:r>
      <w:proofErr w:type="spellEnd"/>
      <w:r w:rsidRPr="00092D5F">
        <w:rPr>
          <w:szCs w:val="24"/>
          <w:lang w:val="en-IN"/>
        </w:rPr>
        <w:t>)</w:t>
      </w:r>
    </w:p>
    <w:p w14:paraId="022A25D2" w14:textId="77777777" w:rsidR="00092D5F" w:rsidRPr="00092D5F" w:rsidRDefault="00092D5F" w:rsidP="00092D5F">
      <w:pPr>
        <w:tabs>
          <w:tab w:val="left" w:pos="5773"/>
        </w:tabs>
        <w:spacing w:line="360" w:lineRule="auto"/>
        <w:rPr>
          <w:szCs w:val="24"/>
          <w:lang w:val="en-IN"/>
        </w:rPr>
      </w:pPr>
      <w:proofErr w:type="spellStart"/>
      <w:r w:rsidRPr="00092D5F">
        <w:rPr>
          <w:szCs w:val="24"/>
          <w:lang w:val="en-IN"/>
        </w:rPr>
        <w:t>knnButton.place</w:t>
      </w:r>
      <w:proofErr w:type="spellEnd"/>
      <w:r w:rsidRPr="00092D5F">
        <w:rPr>
          <w:szCs w:val="24"/>
          <w:lang w:val="en-IN"/>
        </w:rPr>
        <w:t>(x=</w:t>
      </w:r>
      <w:proofErr w:type="gramStart"/>
      <w:r w:rsidRPr="00092D5F">
        <w:rPr>
          <w:szCs w:val="24"/>
          <w:lang w:val="en-IN"/>
        </w:rPr>
        <w:t>300,y</w:t>
      </w:r>
      <w:proofErr w:type="gramEnd"/>
      <w:r w:rsidRPr="00092D5F">
        <w:rPr>
          <w:szCs w:val="24"/>
          <w:lang w:val="en-IN"/>
        </w:rPr>
        <w:t>=150)</w:t>
      </w:r>
    </w:p>
    <w:p w14:paraId="25F99712" w14:textId="6A4A150A" w:rsidR="00092D5F" w:rsidRPr="00092D5F" w:rsidRDefault="00092D5F" w:rsidP="00092D5F">
      <w:pPr>
        <w:tabs>
          <w:tab w:val="left" w:pos="5773"/>
        </w:tabs>
        <w:spacing w:line="360" w:lineRule="auto"/>
        <w:rPr>
          <w:szCs w:val="24"/>
          <w:lang w:val="en-IN"/>
        </w:rPr>
      </w:pPr>
      <w:proofErr w:type="spellStart"/>
      <w:r w:rsidRPr="00092D5F">
        <w:rPr>
          <w:szCs w:val="24"/>
          <w:lang w:val="en-IN"/>
        </w:rPr>
        <w:t>knnButton.config</w:t>
      </w:r>
      <w:proofErr w:type="spellEnd"/>
      <w:r w:rsidRPr="00092D5F">
        <w:rPr>
          <w:szCs w:val="24"/>
          <w:lang w:val="en-IN"/>
        </w:rPr>
        <w:t>(font=font1)</w:t>
      </w:r>
    </w:p>
    <w:p w14:paraId="732566B4" w14:textId="3803C286" w:rsidR="00092D5F" w:rsidRPr="00092D5F" w:rsidRDefault="00092D5F" w:rsidP="00092D5F">
      <w:pPr>
        <w:tabs>
          <w:tab w:val="left" w:pos="5773"/>
        </w:tabs>
        <w:spacing w:line="360" w:lineRule="auto"/>
        <w:rPr>
          <w:szCs w:val="24"/>
          <w:lang w:val="en-IN"/>
        </w:rPr>
      </w:pPr>
      <w:proofErr w:type="spellStart"/>
      <w:r w:rsidRPr="00092D5F">
        <w:rPr>
          <w:szCs w:val="24"/>
          <w:lang w:val="en-IN"/>
        </w:rPr>
        <w:t>rfButton</w:t>
      </w:r>
      <w:proofErr w:type="spellEnd"/>
      <w:r w:rsidRPr="00092D5F">
        <w:rPr>
          <w:szCs w:val="24"/>
          <w:lang w:val="en-IN"/>
        </w:rPr>
        <w:t xml:space="preserve"> = </w:t>
      </w:r>
      <w:proofErr w:type="gramStart"/>
      <w:r w:rsidRPr="00092D5F">
        <w:rPr>
          <w:szCs w:val="24"/>
          <w:lang w:val="en-IN"/>
        </w:rPr>
        <w:t>Button(</w:t>
      </w:r>
      <w:proofErr w:type="gramEnd"/>
      <w:r w:rsidRPr="00092D5F">
        <w:rPr>
          <w:szCs w:val="24"/>
          <w:lang w:val="en-IN"/>
        </w:rPr>
        <w:t>main, text="Train Random Forest Algorithm", command=</w:t>
      </w:r>
      <w:proofErr w:type="spellStart"/>
      <w:r w:rsidRPr="00092D5F">
        <w:rPr>
          <w:szCs w:val="24"/>
          <w:lang w:val="en-IN"/>
        </w:rPr>
        <w:t>trainRanfomForest</w:t>
      </w:r>
      <w:proofErr w:type="spellEnd"/>
      <w:r w:rsidRPr="00092D5F">
        <w:rPr>
          <w:szCs w:val="24"/>
          <w:lang w:val="en-IN"/>
        </w:rPr>
        <w:t>)</w:t>
      </w:r>
    </w:p>
    <w:p w14:paraId="7CE1FE13" w14:textId="4D3620E9" w:rsidR="00092D5F" w:rsidRPr="00092D5F" w:rsidRDefault="00092D5F" w:rsidP="00092D5F">
      <w:pPr>
        <w:tabs>
          <w:tab w:val="left" w:pos="5773"/>
        </w:tabs>
        <w:spacing w:line="360" w:lineRule="auto"/>
        <w:rPr>
          <w:szCs w:val="24"/>
          <w:lang w:val="en-IN"/>
        </w:rPr>
      </w:pPr>
      <w:proofErr w:type="spellStart"/>
      <w:r w:rsidRPr="00092D5F">
        <w:rPr>
          <w:szCs w:val="24"/>
          <w:lang w:val="en-IN"/>
        </w:rPr>
        <w:t>rfButton.place</w:t>
      </w:r>
      <w:proofErr w:type="spellEnd"/>
      <w:r w:rsidRPr="00092D5F">
        <w:rPr>
          <w:szCs w:val="24"/>
          <w:lang w:val="en-IN"/>
        </w:rPr>
        <w:t>(x=</w:t>
      </w:r>
      <w:proofErr w:type="gramStart"/>
      <w:r w:rsidRPr="00092D5F">
        <w:rPr>
          <w:szCs w:val="24"/>
          <w:lang w:val="en-IN"/>
        </w:rPr>
        <w:t>730,y</w:t>
      </w:r>
      <w:proofErr w:type="gramEnd"/>
      <w:r w:rsidRPr="00092D5F">
        <w:rPr>
          <w:szCs w:val="24"/>
          <w:lang w:val="en-IN"/>
        </w:rPr>
        <w:t>=150)</w:t>
      </w:r>
    </w:p>
    <w:p w14:paraId="04DD1452" w14:textId="7355CB91" w:rsidR="00092D5F" w:rsidRPr="00092D5F" w:rsidRDefault="00092D5F" w:rsidP="00092D5F">
      <w:pPr>
        <w:tabs>
          <w:tab w:val="left" w:pos="5773"/>
        </w:tabs>
        <w:spacing w:line="360" w:lineRule="auto"/>
        <w:rPr>
          <w:szCs w:val="24"/>
          <w:lang w:val="en-IN"/>
        </w:rPr>
      </w:pPr>
      <w:proofErr w:type="spellStart"/>
      <w:r w:rsidRPr="00092D5F">
        <w:rPr>
          <w:szCs w:val="24"/>
          <w:lang w:val="en-IN"/>
        </w:rPr>
        <w:t>rfButton.config</w:t>
      </w:r>
      <w:proofErr w:type="spellEnd"/>
      <w:r w:rsidRPr="00092D5F">
        <w:rPr>
          <w:szCs w:val="24"/>
          <w:lang w:val="en-IN"/>
        </w:rPr>
        <w:t>(font=font1)</w:t>
      </w:r>
    </w:p>
    <w:p w14:paraId="3061332E" w14:textId="7C79113C" w:rsidR="00092D5F" w:rsidRPr="00092D5F" w:rsidRDefault="00092D5F" w:rsidP="00092D5F">
      <w:pPr>
        <w:tabs>
          <w:tab w:val="left" w:pos="5773"/>
        </w:tabs>
        <w:spacing w:line="360" w:lineRule="auto"/>
        <w:rPr>
          <w:szCs w:val="24"/>
          <w:lang w:val="en-IN"/>
        </w:rPr>
      </w:pPr>
      <w:proofErr w:type="spellStart"/>
      <w:r w:rsidRPr="00092D5F">
        <w:rPr>
          <w:szCs w:val="24"/>
          <w:lang w:val="en-IN"/>
        </w:rPr>
        <w:t>annButton</w:t>
      </w:r>
      <w:proofErr w:type="spellEnd"/>
      <w:r w:rsidRPr="00092D5F">
        <w:rPr>
          <w:szCs w:val="24"/>
          <w:lang w:val="en-IN"/>
        </w:rPr>
        <w:t xml:space="preserve"> = </w:t>
      </w:r>
      <w:proofErr w:type="gramStart"/>
      <w:r w:rsidRPr="00092D5F">
        <w:rPr>
          <w:szCs w:val="24"/>
          <w:lang w:val="en-IN"/>
        </w:rPr>
        <w:t>Button(</w:t>
      </w:r>
      <w:proofErr w:type="gramEnd"/>
      <w:r w:rsidRPr="00092D5F">
        <w:rPr>
          <w:szCs w:val="24"/>
          <w:lang w:val="en-IN"/>
        </w:rPr>
        <w:t>main, text="Train ANN Algorithm", command=</w:t>
      </w:r>
      <w:proofErr w:type="spellStart"/>
      <w:r w:rsidRPr="00092D5F">
        <w:rPr>
          <w:szCs w:val="24"/>
          <w:lang w:val="en-IN"/>
        </w:rPr>
        <w:t>trainANN</w:t>
      </w:r>
      <w:proofErr w:type="spellEnd"/>
      <w:r w:rsidRPr="00092D5F">
        <w:rPr>
          <w:szCs w:val="24"/>
          <w:lang w:val="en-IN"/>
        </w:rPr>
        <w:t>)</w:t>
      </w:r>
    </w:p>
    <w:p w14:paraId="1BF537B1" w14:textId="79BEBB43" w:rsidR="00092D5F" w:rsidRPr="00092D5F" w:rsidRDefault="00092D5F" w:rsidP="00092D5F">
      <w:pPr>
        <w:tabs>
          <w:tab w:val="left" w:pos="5773"/>
        </w:tabs>
        <w:spacing w:line="360" w:lineRule="auto"/>
        <w:rPr>
          <w:szCs w:val="24"/>
          <w:lang w:val="en-IN"/>
        </w:rPr>
      </w:pPr>
      <w:proofErr w:type="spellStart"/>
      <w:r w:rsidRPr="00092D5F">
        <w:rPr>
          <w:szCs w:val="24"/>
          <w:lang w:val="en-IN"/>
        </w:rPr>
        <w:t>annButton.place</w:t>
      </w:r>
      <w:proofErr w:type="spellEnd"/>
      <w:r w:rsidRPr="00092D5F">
        <w:rPr>
          <w:szCs w:val="24"/>
          <w:lang w:val="en-IN"/>
        </w:rPr>
        <w:t>(x=</w:t>
      </w:r>
      <w:proofErr w:type="gramStart"/>
      <w:r w:rsidRPr="00092D5F">
        <w:rPr>
          <w:szCs w:val="24"/>
          <w:lang w:val="en-IN"/>
        </w:rPr>
        <w:t>10,y</w:t>
      </w:r>
      <w:proofErr w:type="gramEnd"/>
      <w:r w:rsidRPr="00092D5F">
        <w:rPr>
          <w:szCs w:val="24"/>
          <w:lang w:val="en-IN"/>
        </w:rPr>
        <w:t>=200)</w:t>
      </w:r>
    </w:p>
    <w:p w14:paraId="29663BD2" w14:textId="47108FF3" w:rsidR="00092D5F" w:rsidRPr="00092D5F" w:rsidRDefault="00092D5F" w:rsidP="00092D5F">
      <w:pPr>
        <w:tabs>
          <w:tab w:val="left" w:pos="5773"/>
        </w:tabs>
        <w:spacing w:line="360" w:lineRule="auto"/>
        <w:rPr>
          <w:szCs w:val="24"/>
          <w:lang w:val="en-IN"/>
        </w:rPr>
      </w:pPr>
      <w:proofErr w:type="spellStart"/>
      <w:r w:rsidRPr="00092D5F">
        <w:rPr>
          <w:szCs w:val="24"/>
          <w:lang w:val="en-IN"/>
        </w:rPr>
        <w:t>annButton.config</w:t>
      </w:r>
      <w:proofErr w:type="spellEnd"/>
      <w:r w:rsidRPr="00092D5F">
        <w:rPr>
          <w:szCs w:val="24"/>
          <w:lang w:val="en-IN"/>
        </w:rPr>
        <w:t>(font=font1)</w:t>
      </w:r>
    </w:p>
    <w:p w14:paraId="5211BBCF" w14:textId="16949955" w:rsidR="00092D5F" w:rsidRPr="00092D5F" w:rsidRDefault="00092D5F" w:rsidP="00092D5F">
      <w:pPr>
        <w:tabs>
          <w:tab w:val="left" w:pos="5773"/>
        </w:tabs>
        <w:spacing w:line="360" w:lineRule="auto"/>
        <w:rPr>
          <w:szCs w:val="24"/>
          <w:lang w:val="en-IN"/>
        </w:rPr>
      </w:pPr>
      <w:proofErr w:type="spellStart"/>
      <w:r w:rsidRPr="00092D5F">
        <w:rPr>
          <w:szCs w:val="24"/>
          <w:lang w:val="en-IN"/>
        </w:rPr>
        <w:t>graphButton</w:t>
      </w:r>
      <w:proofErr w:type="spellEnd"/>
      <w:r w:rsidRPr="00092D5F">
        <w:rPr>
          <w:szCs w:val="24"/>
          <w:lang w:val="en-IN"/>
        </w:rPr>
        <w:t xml:space="preserve"> = </w:t>
      </w:r>
      <w:proofErr w:type="gramStart"/>
      <w:r w:rsidRPr="00092D5F">
        <w:rPr>
          <w:szCs w:val="24"/>
          <w:lang w:val="en-IN"/>
        </w:rPr>
        <w:t>Button(</w:t>
      </w:r>
      <w:proofErr w:type="gramEnd"/>
      <w:r w:rsidRPr="00092D5F">
        <w:rPr>
          <w:szCs w:val="24"/>
          <w:lang w:val="en-IN"/>
        </w:rPr>
        <w:t>main, text="Comparison Graph", command=graph)</w:t>
      </w:r>
    </w:p>
    <w:p w14:paraId="0D5EC9D8" w14:textId="46B5E52D" w:rsidR="00092D5F" w:rsidRPr="00092D5F" w:rsidRDefault="00092D5F" w:rsidP="00092D5F">
      <w:pPr>
        <w:tabs>
          <w:tab w:val="left" w:pos="5773"/>
        </w:tabs>
        <w:spacing w:line="360" w:lineRule="auto"/>
        <w:rPr>
          <w:szCs w:val="24"/>
          <w:lang w:val="en-IN"/>
        </w:rPr>
      </w:pPr>
      <w:proofErr w:type="spellStart"/>
      <w:r w:rsidRPr="00092D5F">
        <w:rPr>
          <w:szCs w:val="24"/>
          <w:lang w:val="en-IN"/>
        </w:rPr>
        <w:t>graphButton.place</w:t>
      </w:r>
      <w:proofErr w:type="spellEnd"/>
      <w:r w:rsidRPr="00092D5F">
        <w:rPr>
          <w:szCs w:val="24"/>
          <w:lang w:val="en-IN"/>
        </w:rPr>
        <w:t>(x=</w:t>
      </w:r>
      <w:proofErr w:type="gramStart"/>
      <w:r w:rsidRPr="00092D5F">
        <w:rPr>
          <w:szCs w:val="24"/>
          <w:lang w:val="en-IN"/>
        </w:rPr>
        <w:t>300,y</w:t>
      </w:r>
      <w:proofErr w:type="gramEnd"/>
      <w:r w:rsidRPr="00092D5F">
        <w:rPr>
          <w:szCs w:val="24"/>
          <w:lang w:val="en-IN"/>
        </w:rPr>
        <w:t>=200)</w:t>
      </w:r>
    </w:p>
    <w:p w14:paraId="08722E8D" w14:textId="11E28AEB" w:rsidR="00092D5F" w:rsidRPr="00092D5F" w:rsidRDefault="00092D5F" w:rsidP="00092D5F">
      <w:pPr>
        <w:tabs>
          <w:tab w:val="left" w:pos="5773"/>
        </w:tabs>
        <w:spacing w:line="360" w:lineRule="auto"/>
        <w:rPr>
          <w:szCs w:val="24"/>
          <w:lang w:val="en-IN"/>
        </w:rPr>
      </w:pPr>
      <w:proofErr w:type="spellStart"/>
      <w:r w:rsidRPr="00092D5F">
        <w:rPr>
          <w:szCs w:val="24"/>
          <w:lang w:val="en-IN"/>
        </w:rPr>
        <w:t>graphButton.config</w:t>
      </w:r>
      <w:proofErr w:type="spellEnd"/>
      <w:r w:rsidRPr="00092D5F">
        <w:rPr>
          <w:szCs w:val="24"/>
          <w:lang w:val="en-IN"/>
        </w:rPr>
        <w:t>(font=font1)</w:t>
      </w:r>
    </w:p>
    <w:p w14:paraId="0D9B134F" w14:textId="7E044FB4" w:rsidR="00092D5F" w:rsidRPr="00092D5F" w:rsidRDefault="00DB11FD" w:rsidP="00092D5F">
      <w:pPr>
        <w:tabs>
          <w:tab w:val="left" w:pos="5773"/>
        </w:tabs>
        <w:spacing w:line="360" w:lineRule="auto"/>
        <w:rPr>
          <w:szCs w:val="24"/>
          <w:lang w:val="en-IN"/>
        </w:rPr>
      </w:pPr>
      <w:r w:rsidRPr="009477AB">
        <w:rPr>
          <w:b/>
          <w:noProof/>
          <w:sz w:val="71"/>
        </w:rPr>
        <mc:AlternateContent>
          <mc:Choice Requires="wps">
            <w:drawing>
              <wp:anchor distT="45720" distB="45720" distL="114300" distR="114300" simplePos="0" relativeHeight="251798528" behindDoc="0" locked="0" layoutInCell="1" allowOverlap="1" wp14:anchorId="14078400" wp14:editId="79202BDB">
                <wp:simplePos x="0" y="0"/>
                <wp:positionH relativeFrom="margin">
                  <wp:posOffset>275046</wp:posOffset>
                </wp:positionH>
                <wp:positionV relativeFrom="paragraph">
                  <wp:posOffset>326481</wp:posOffset>
                </wp:positionV>
                <wp:extent cx="5730240" cy="342900"/>
                <wp:effectExtent l="0" t="0" r="3810" b="0"/>
                <wp:wrapSquare wrapText="bothSides"/>
                <wp:docPr id="533664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761BC6DC" w14:textId="397FA52C" w:rsidR="00637415" w:rsidRPr="003A5EC4" w:rsidRDefault="00637415">
                            <w:pPr>
                              <w:spacing w:line="360" w:lineRule="auto"/>
                              <w:ind w:left="0" w:firstLine="0"/>
                              <w:rPr>
                                <w:bCs/>
                                <w:szCs w:val="24"/>
                              </w:rPr>
                              <w:pPrChange w:id="215" w:author="Ajay kumar Chigurla" w:date="2023-09-21T11:55:00Z">
                                <w:pPr>
                                  <w:spacing w:line="360" w:lineRule="auto"/>
                                  <w:ind w:left="0" w:firstLineChars="100" w:firstLine="240"/>
                                </w:pPr>
                              </w:pPrChange>
                            </w:pPr>
                            <w:r>
                              <w:rPr>
                                <w:bCs/>
                                <w:szCs w:val="24"/>
                              </w:rPr>
                              <w:t xml:space="preserve">CMRTC                                                                                                                                          </w:t>
                            </w:r>
                            <w:del w:id="216" w:author="Ajay kumar Chigurla" w:date="2023-09-21T11:55:00Z">
                              <w:r>
                                <w:rPr>
                                  <w:bCs/>
                                  <w:szCs w:val="24"/>
                                </w:rPr>
                                <w:delText xml:space="preserve">  </w:delText>
                              </w:r>
                            </w:del>
                            <w:r>
                              <w:rPr>
                                <w:bCs/>
                                <w:szCs w:val="24"/>
                              </w:rPr>
                              <w:t>2</w:t>
                            </w:r>
                            <w:r w:rsidR="00000D1A">
                              <w:rPr>
                                <w:bCs/>
                                <w:szCs w:val="24"/>
                              </w:rPr>
                              <w:t>0</w:t>
                            </w:r>
                          </w:p>
                          <w:p w14:paraId="22A8EB85"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78400" id="_x0000_s1065" type="#_x0000_t202" style="position:absolute;left:0;text-align:left;margin-left:21.65pt;margin-top:25.7pt;width:451.2pt;height:27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9nEQ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" stroked="f">
                <v:textbox>
                  <w:txbxContent>
                    <w:p w14:paraId="761BC6DC" w14:textId="397FA52C" w:rsidR="00637415" w:rsidRPr="003A5EC4" w:rsidRDefault="00637415">
                      <w:pPr>
                        <w:spacing w:line="360" w:lineRule="auto"/>
                        <w:ind w:left="0" w:firstLine="0"/>
                        <w:rPr>
                          <w:bCs/>
                          <w:szCs w:val="24"/>
                        </w:rPr>
                        <w:pPrChange w:id="217" w:author="Ajay kumar Chigurla" w:date="2023-09-21T11:55:00Z">
                          <w:pPr>
                            <w:spacing w:line="360" w:lineRule="auto"/>
                            <w:ind w:left="0" w:firstLineChars="100" w:firstLine="240"/>
                          </w:pPr>
                        </w:pPrChange>
                      </w:pPr>
                      <w:r>
                        <w:rPr>
                          <w:bCs/>
                          <w:szCs w:val="24"/>
                        </w:rPr>
                        <w:t xml:space="preserve">CMRTC                                                                                                                                          </w:t>
                      </w:r>
                      <w:del w:id="218" w:author="Ajay kumar Chigurla" w:date="2023-09-21T11:55:00Z">
                        <w:r>
                          <w:rPr>
                            <w:bCs/>
                            <w:szCs w:val="24"/>
                          </w:rPr>
                          <w:delText xml:space="preserve">  </w:delText>
                        </w:r>
                      </w:del>
                      <w:r>
                        <w:rPr>
                          <w:bCs/>
                          <w:szCs w:val="24"/>
                        </w:rPr>
                        <w:t>2</w:t>
                      </w:r>
                      <w:r w:rsidR="00000D1A">
                        <w:rPr>
                          <w:bCs/>
                          <w:szCs w:val="24"/>
                        </w:rPr>
                        <w:t>0</w:t>
                      </w:r>
                    </w:p>
                    <w:p w14:paraId="22A8EB85" w14:textId="77777777" w:rsidR="00637415" w:rsidRDefault="00637415" w:rsidP="00637415"/>
                  </w:txbxContent>
                </v:textbox>
                <w10:wrap type="square" anchorx="margin"/>
              </v:shape>
            </w:pict>
          </mc:Fallback>
        </mc:AlternateContent>
      </w:r>
      <w:proofErr w:type="spellStart"/>
      <w:r w:rsidR="00092D5F" w:rsidRPr="00092D5F">
        <w:rPr>
          <w:szCs w:val="24"/>
          <w:lang w:val="en-IN"/>
        </w:rPr>
        <w:t>predictButton</w:t>
      </w:r>
      <w:proofErr w:type="spellEnd"/>
      <w:r w:rsidR="00092D5F" w:rsidRPr="00092D5F">
        <w:rPr>
          <w:szCs w:val="24"/>
          <w:lang w:val="en-IN"/>
        </w:rPr>
        <w:t xml:space="preserve"> = </w:t>
      </w:r>
      <w:proofErr w:type="gramStart"/>
      <w:r w:rsidR="00092D5F" w:rsidRPr="00092D5F">
        <w:rPr>
          <w:szCs w:val="24"/>
          <w:lang w:val="en-IN"/>
        </w:rPr>
        <w:t>Button(</w:t>
      </w:r>
      <w:proofErr w:type="gramEnd"/>
      <w:r w:rsidR="00092D5F" w:rsidRPr="00092D5F">
        <w:rPr>
          <w:szCs w:val="24"/>
          <w:lang w:val="en-IN"/>
        </w:rPr>
        <w:t>main, text="Predict Disease on Test Data", command=predict)</w:t>
      </w:r>
    </w:p>
    <w:p w14:paraId="11408569" w14:textId="4B25B88D" w:rsidR="00092D5F" w:rsidRPr="00092D5F" w:rsidRDefault="00BA6246" w:rsidP="00092D5F">
      <w:pPr>
        <w:tabs>
          <w:tab w:val="left" w:pos="5773"/>
        </w:tabs>
        <w:spacing w:line="360" w:lineRule="auto"/>
        <w:rPr>
          <w:szCs w:val="24"/>
          <w:lang w:val="en-IN"/>
        </w:rPr>
      </w:pPr>
      <w:ins w:id="219" w:author="Ajay kumar Chigurla" w:date="2023-09-21T11:55:00Z">
        <w:r w:rsidRPr="00377820">
          <w:rPr>
            <w:noProof/>
            <w:sz w:val="32"/>
          </w:rPr>
          <w:lastRenderedPageBreak/>
          <mc:AlternateContent>
            <mc:Choice Requires="wps">
              <w:drawing>
                <wp:anchor distT="45720" distB="45720" distL="114300" distR="114300" simplePos="0" relativeHeight="251700224" behindDoc="0" locked="0" layoutInCell="1" allowOverlap="1" wp14:anchorId="031F6B4B" wp14:editId="0125E4D3">
                  <wp:simplePos x="0" y="0"/>
                  <wp:positionH relativeFrom="margin">
                    <wp:align>right</wp:align>
                  </wp:positionH>
                  <wp:positionV relativeFrom="page">
                    <wp:posOffset>85272</wp:posOffset>
                  </wp:positionV>
                  <wp:extent cx="5436870" cy="253365"/>
                  <wp:effectExtent l="0" t="0" r="0" b="0"/>
                  <wp:wrapSquare wrapText="bothSides"/>
                  <wp:docPr id="12619938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523A2176" w14:textId="77777777" w:rsidR="009D2D21" w:rsidRPr="00377820" w:rsidRDefault="009D2D21" w:rsidP="009D2D21">
                              <w:pPr>
                                <w:pStyle w:val="Header"/>
                                <w:rPr>
                                  <w:ins w:id="220" w:author="Ajay kumar Chigurla" w:date="2023-09-21T11:55:00Z"/>
                                  <w:sz w:val="21"/>
                                  <w:szCs w:val="20"/>
                                </w:rPr>
                              </w:pPr>
                              <w:ins w:id="221"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1F6B4B" id="_x0000_s1066" type="#_x0000_t202" style="position:absolute;left:0;text-align:left;margin-left:376.9pt;margin-top:6.7pt;width:428.1pt;height:19.95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" stroked="f">
                  <v:textbox style="mso-fit-shape-to-text:t">
                    <w:txbxContent>
                      <w:p w14:paraId="523A2176" w14:textId="77777777" w:rsidR="009D2D21" w:rsidRPr="00377820" w:rsidRDefault="009D2D21" w:rsidP="009D2D21">
                        <w:pPr>
                          <w:pStyle w:val="Header"/>
                          <w:rPr>
                            <w:ins w:id="222" w:author="Ajay kumar Chigurla" w:date="2023-09-21T11:55:00Z"/>
                            <w:sz w:val="21"/>
                            <w:szCs w:val="20"/>
                          </w:rPr>
                        </w:pPr>
                        <w:ins w:id="223"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roofErr w:type="spellStart"/>
      <w:r w:rsidR="00092D5F" w:rsidRPr="00092D5F">
        <w:rPr>
          <w:szCs w:val="24"/>
          <w:lang w:val="en-IN"/>
        </w:rPr>
        <w:t>predictButton.place</w:t>
      </w:r>
      <w:proofErr w:type="spellEnd"/>
      <w:r w:rsidR="00092D5F" w:rsidRPr="00092D5F">
        <w:rPr>
          <w:szCs w:val="24"/>
          <w:lang w:val="en-IN"/>
        </w:rPr>
        <w:t>(x=</w:t>
      </w:r>
      <w:proofErr w:type="gramStart"/>
      <w:r w:rsidR="00092D5F" w:rsidRPr="00092D5F">
        <w:rPr>
          <w:szCs w:val="24"/>
          <w:lang w:val="en-IN"/>
        </w:rPr>
        <w:t>730,y</w:t>
      </w:r>
      <w:proofErr w:type="gramEnd"/>
      <w:r w:rsidR="00092D5F" w:rsidRPr="00092D5F">
        <w:rPr>
          <w:szCs w:val="24"/>
          <w:lang w:val="en-IN"/>
        </w:rPr>
        <w:t>=200)</w:t>
      </w:r>
    </w:p>
    <w:p w14:paraId="734ABA19" w14:textId="77777777" w:rsidR="00092D5F" w:rsidRPr="00092D5F" w:rsidRDefault="00092D5F" w:rsidP="00092D5F">
      <w:pPr>
        <w:tabs>
          <w:tab w:val="left" w:pos="5773"/>
        </w:tabs>
        <w:spacing w:line="360" w:lineRule="auto"/>
        <w:rPr>
          <w:szCs w:val="24"/>
          <w:lang w:val="en-IN"/>
        </w:rPr>
      </w:pPr>
      <w:proofErr w:type="spellStart"/>
      <w:r w:rsidRPr="00092D5F">
        <w:rPr>
          <w:szCs w:val="24"/>
          <w:lang w:val="en-IN"/>
        </w:rPr>
        <w:t>predictButton.config</w:t>
      </w:r>
      <w:proofErr w:type="spellEnd"/>
      <w:r w:rsidRPr="00092D5F">
        <w:rPr>
          <w:szCs w:val="24"/>
          <w:lang w:val="en-IN"/>
        </w:rPr>
        <w:t>(font=font1)</w:t>
      </w:r>
    </w:p>
    <w:p w14:paraId="14D250B0" w14:textId="5F14D121" w:rsidR="00092D5F" w:rsidRPr="00092D5F" w:rsidRDefault="00092D5F" w:rsidP="00092D5F">
      <w:pPr>
        <w:tabs>
          <w:tab w:val="left" w:pos="5773"/>
        </w:tabs>
        <w:spacing w:line="360" w:lineRule="auto"/>
        <w:rPr>
          <w:szCs w:val="24"/>
          <w:lang w:val="en-IN"/>
        </w:rPr>
      </w:pPr>
      <w:r w:rsidRPr="00092D5F">
        <w:rPr>
          <w:szCs w:val="24"/>
          <w:lang w:val="en-IN"/>
        </w:rPr>
        <w:t>font1 = ('times', 12, 'bold')</w:t>
      </w:r>
    </w:p>
    <w:p w14:paraId="636E304D" w14:textId="77777777" w:rsidR="00092D5F" w:rsidRPr="00092D5F" w:rsidRDefault="00092D5F" w:rsidP="00092D5F">
      <w:pPr>
        <w:tabs>
          <w:tab w:val="left" w:pos="5773"/>
        </w:tabs>
        <w:spacing w:line="360" w:lineRule="auto"/>
        <w:rPr>
          <w:szCs w:val="24"/>
          <w:lang w:val="en-IN"/>
        </w:rPr>
      </w:pPr>
      <w:r w:rsidRPr="00092D5F">
        <w:rPr>
          <w:szCs w:val="24"/>
          <w:lang w:val="en-IN"/>
        </w:rPr>
        <w:t>text=Text(</w:t>
      </w:r>
      <w:proofErr w:type="spellStart"/>
      <w:proofErr w:type="gramStart"/>
      <w:r w:rsidRPr="00092D5F">
        <w:rPr>
          <w:szCs w:val="24"/>
          <w:lang w:val="en-IN"/>
        </w:rPr>
        <w:t>main,height</w:t>
      </w:r>
      <w:proofErr w:type="spellEnd"/>
      <w:proofErr w:type="gramEnd"/>
      <w:r w:rsidRPr="00092D5F">
        <w:rPr>
          <w:szCs w:val="24"/>
          <w:lang w:val="en-IN"/>
        </w:rPr>
        <w:t>=20,width=160)</w:t>
      </w:r>
    </w:p>
    <w:p w14:paraId="153FD4F0" w14:textId="77777777" w:rsidR="00092D5F" w:rsidRPr="00092D5F" w:rsidRDefault="00092D5F" w:rsidP="00092D5F">
      <w:pPr>
        <w:tabs>
          <w:tab w:val="left" w:pos="5773"/>
        </w:tabs>
        <w:spacing w:line="360" w:lineRule="auto"/>
        <w:rPr>
          <w:szCs w:val="24"/>
          <w:lang w:val="en-IN"/>
        </w:rPr>
      </w:pPr>
      <w:r w:rsidRPr="00092D5F">
        <w:rPr>
          <w:szCs w:val="24"/>
          <w:lang w:val="en-IN"/>
        </w:rPr>
        <w:t>scroll=Scrollbar(text)</w:t>
      </w:r>
    </w:p>
    <w:p w14:paraId="4CD8C24B" w14:textId="77777777" w:rsidR="00092D5F" w:rsidRPr="00092D5F" w:rsidRDefault="00092D5F" w:rsidP="00092D5F">
      <w:pPr>
        <w:tabs>
          <w:tab w:val="left" w:pos="5773"/>
        </w:tabs>
        <w:spacing w:line="360" w:lineRule="auto"/>
        <w:rPr>
          <w:szCs w:val="24"/>
          <w:lang w:val="en-IN"/>
        </w:rPr>
      </w:pPr>
      <w:proofErr w:type="spellStart"/>
      <w:proofErr w:type="gramStart"/>
      <w:r w:rsidRPr="00092D5F">
        <w:rPr>
          <w:szCs w:val="24"/>
          <w:lang w:val="en-IN"/>
        </w:rPr>
        <w:t>text.configure</w:t>
      </w:r>
      <w:proofErr w:type="spellEnd"/>
      <w:proofErr w:type="gramEnd"/>
      <w:r w:rsidRPr="00092D5F">
        <w:rPr>
          <w:szCs w:val="24"/>
          <w:lang w:val="en-IN"/>
        </w:rPr>
        <w:t>(</w:t>
      </w:r>
      <w:proofErr w:type="spellStart"/>
      <w:r w:rsidRPr="00092D5F">
        <w:rPr>
          <w:szCs w:val="24"/>
          <w:lang w:val="en-IN"/>
        </w:rPr>
        <w:t>yscrollcommand</w:t>
      </w:r>
      <w:proofErr w:type="spellEnd"/>
      <w:r w:rsidRPr="00092D5F">
        <w:rPr>
          <w:szCs w:val="24"/>
          <w:lang w:val="en-IN"/>
        </w:rPr>
        <w:t>=</w:t>
      </w:r>
      <w:proofErr w:type="spellStart"/>
      <w:r w:rsidRPr="00092D5F">
        <w:rPr>
          <w:szCs w:val="24"/>
          <w:lang w:val="en-IN"/>
        </w:rPr>
        <w:t>scroll.set</w:t>
      </w:r>
      <w:proofErr w:type="spellEnd"/>
      <w:r w:rsidRPr="00092D5F">
        <w:rPr>
          <w:szCs w:val="24"/>
          <w:lang w:val="en-IN"/>
        </w:rPr>
        <w:t>)</w:t>
      </w:r>
    </w:p>
    <w:p w14:paraId="32A29F8C" w14:textId="77777777" w:rsidR="00092D5F" w:rsidRPr="00092D5F" w:rsidRDefault="00092D5F" w:rsidP="00092D5F">
      <w:pPr>
        <w:tabs>
          <w:tab w:val="left" w:pos="5773"/>
        </w:tabs>
        <w:spacing w:line="360" w:lineRule="auto"/>
        <w:rPr>
          <w:szCs w:val="24"/>
          <w:lang w:val="en-IN"/>
        </w:rPr>
      </w:pPr>
      <w:proofErr w:type="spellStart"/>
      <w:proofErr w:type="gramStart"/>
      <w:r w:rsidRPr="00092D5F">
        <w:rPr>
          <w:szCs w:val="24"/>
          <w:lang w:val="en-IN"/>
        </w:rPr>
        <w:t>text.place</w:t>
      </w:r>
      <w:proofErr w:type="spellEnd"/>
      <w:proofErr w:type="gramEnd"/>
      <w:r w:rsidRPr="00092D5F">
        <w:rPr>
          <w:szCs w:val="24"/>
          <w:lang w:val="en-IN"/>
        </w:rPr>
        <w:t>(x=10,y=250)</w:t>
      </w:r>
    </w:p>
    <w:p w14:paraId="23CF91B5" w14:textId="77777777" w:rsidR="00092D5F" w:rsidRPr="00092D5F" w:rsidRDefault="00092D5F" w:rsidP="00092D5F">
      <w:pPr>
        <w:tabs>
          <w:tab w:val="left" w:pos="5773"/>
        </w:tabs>
        <w:spacing w:line="360" w:lineRule="auto"/>
        <w:rPr>
          <w:szCs w:val="24"/>
          <w:lang w:val="en-IN"/>
        </w:rPr>
      </w:pPr>
      <w:proofErr w:type="spellStart"/>
      <w:r w:rsidRPr="00092D5F">
        <w:rPr>
          <w:szCs w:val="24"/>
          <w:lang w:val="en-IN"/>
        </w:rPr>
        <w:t>text.config</w:t>
      </w:r>
      <w:proofErr w:type="spellEnd"/>
      <w:r w:rsidRPr="00092D5F">
        <w:rPr>
          <w:szCs w:val="24"/>
          <w:lang w:val="en-IN"/>
        </w:rPr>
        <w:t xml:space="preserve">(font=font1) </w:t>
      </w:r>
    </w:p>
    <w:p w14:paraId="6D158A0B" w14:textId="3CA7C8F0" w:rsidR="00092D5F" w:rsidRPr="00092D5F" w:rsidRDefault="00092D5F" w:rsidP="00092D5F">
      <w:pPr>
        <w:tabs>
          <w:tab w:val="left" w:pos="5773"/>
        </w:tabs>
        <w:spacing w:line="360" w:lineRule="auto"/>
        <w:rPr>
          <w:szCs w:val="24"/>
          <w:lang w:val="en-IN"/>
        </w:rPr>
      </w:pPr>
      <w:proofErr w:type="spellStart"/>
      <w:r w:rsidRPr="00092D5F">
        <w:rPr>
          <w:szCs w:val="24"/>
          <w:lang w:val="en-IN"/>
        </w:rPr>
        <w:t>main.</w:t>
      </w:r>
      <w:proofErr w:type="gramStart"/>
      <w:r w:rsidRPr="00092D5F">
        <w:rPr>
          <w:szCs w:val="24"/>
          <w:lang w:val="en-IN"/>
        </w:rPr>
        <w:t>config</w:t>
      </w:r>
      <w:proofErr w:type="spellEnd"/>
      <w:r w:rsidRPr="00092D5F">
        <w:rPr>
          <w:szCs w:val="24"/>
          <w:lang w:val="en-IN"/>
        </w:rPr>
        <w:t>(</w:t>
      </w:r>
      <w:proofErr w:type="spellStart"/>
      <w:proofErr w:type="gramEnd"/>
      <w:r w:rsidRPr="00092D5F">
        <w:rPr>
          <w:szCs w:val="24"/>
          <w:lang w:val="en-IN"/>
        </w:rPr>
        <w:t>bg</w:t>
      </w:r>
      <w:proofErr w:type="spellEnd"/>
      <w:r w:rsidRPr="00092D5F">
        <w:rPr>
          <w:szCs w:val="24"/>
          <w:lang w:val="en-IN"/>
        </w:rPr>
        <w:t>='light coral')</w:t>
      </w:r>
    </w:p>
    <w:p w14:paraId="6E5DB829" w14:textId="44B775FB" w:rsidR="00092D5F" w:rsidRPr="00092D5F" w:rsidRDefault="00092D5F" w:rsidP="00092D5F">
      <w:pPr>
        <w:tabs>
          <w:tab w:val="left" w:pos="5773"/>
        </w:tabs>
        <w:spacing w:line="360" w:lineRule="auto"/>
        <w:rPr>
          <w:szCs w:val="24"/>
          <w:lang w:val="en-IN"/>
        </w:rPr>
      </w:pPr>
      <w:proofErr w:type="spellStart"/>
      <w:proofErr w:type="gramStart"/>
      <w:r w:rsidRPr="00092D5F">
        <w:rPr>
          <w:szCs w:val="24"/>
          <w:lang w:val="en-IN"/>
        </w:rPr>
        <w:t>main.mainloop</w:t>
      </w:r>
      <w:proofErr w:type="spellEnd"/>
      <w:proofErr w:type="gramEnd"/>
      <w:r w:rsidRPr="00092D5F">
        <w:rPr>
          <w:szCs w:val="24"/>
          <w:lang w:val="en-IN"/>
        </w:rPr>
        <w:t>()</w:t>
      </w:r>
    </w:p>
    <w:p w14:paraId="746199FE" w14:textId="1042F06A" w:rsidR="00092D5F" w:rsidRDefault="00092D5F" w:rsidP="00092D5F">
      <w:pPr>
        <w:tabs>
          <w:tab w:val="left" w:pos="5773"/>
        </w:tabs>
        <w:spacing w:line="360" w:lineRule="auto"/>
        <w:rPr>
          <w:szCs w:val="24"/>
          <w:lang w:val="en-IN"/>
        </w:rPr>
      </w:pPr>
    </w:p>
    <w:p w14:paraId="6CF24367" w14:textId="065ABCBC" w:rsidR="00092D5F" w:rsidRDefault="00092D5F" w:rsidP="00092D5F">
      <w:pPr>
        <w:tabs>
          <w:tab w:val="left" w:pos="5773"/>
        </w:tabs>
        <w:spacing w:line="360" w:lineRule="auto"/>
        <w:rPr>
          <w:szCs w:val="24"/>
          <w:lang w:val="en-IN"/>
        </w:rPr>
      </w:pPr>
    </w:p>
    <w:p w14:paraId="0F5E7669" w14:textId="6549FE68" w:rsidR="00092D5F" w:rsidRDefault="00092D5F" w:rsidP="00092D5F">
      <w:pPr>
        <w:tabs>
          <w:tab w:val="left" w:pos="5773"/>
        </w:tabs>
        <w:spacing w:line="360" w:lineRule="auto"/>
        <w:rPr>
          <w:szCs w:val="24"/>
          <w:lang w:val="en-IN"/>
        </w:rPr>
      </w:pPr>
    </w:p>
    <w:p w14:paraId="07DF200C" w14:textId="064B8B98" w:rsidR="00092D5F" w:rsidRDefault="00092D5F" w:rsidP="00092D5F">
      <w:pPr>
        <w:tabs>
          <w:tab w:val="left" w:pos="5773"/>
        </w:tabs>
        <w:spacing w:line="360" w:lineRule="auto"/>
        <w:rPr>
          <w:szCs w:val="24"/>
          <w:lang w:val="en-IN"/>
        </w:rPr>
      </w:pPr>
    </w:p>
    <w:p w14:paraId="5DA2975B" w14:textId="3EC6FF5E" w:rsidR="00092D5F" w:rsidRDefault="00092D5F" w:rsidP="00092D5F">
      <w:pPr>
        <w:tabs>
          <w:tab w:val="left" w:pos="5773"/>
        </w:tabs>
        <w:spacing w:line="360" w:lineRule="auto"/>
        <w:rPr>
          <w:szCs w:val="24"/>
          <w:lang w:val="en-IN"/>
        </w:rPr>
      </w:pPr>
    </w:p>
    <w:p w14:paraId="19B30038" w14:textId="2DE98CE3" w:rsidR="00092D5F" w:rsidRDefault="00092D5F" w:rsidP="00092D5F">
      <w:pPr>
        <w:tabs>
          <w:tab w:val="left" w:pos="5773"/>
        </w:tabs>
        <w:spacing w:line="360" w:lineRule="auto"/>
        <w:rPr>
          <w:szCs w:val="24"/>
          <w:lang w:val="en-IN"/>
        </w:rPr>
      </w:pPr>
    </w:p>
    <w:p w14:paraId="6B935960" w14:textId="1D8AE3D1" w:rsidR="00092D5F" w:rsidRDefault="00092D5F" w:rsidP="00092D5F">
      <w:pPr>
        <w:tabs>
          <w:tab w:val="left" w:pos="5773"/>
        </w:tabs>
        <w:spacing w:line="360" w:lineRule="auto"/>
        <w:rPr>
          <w:szCs w:val="24"/>
          <w:lang w:val="en-IN"/>
        </w:rPr>
      </w:pPr>
    </w:p>
    <w:p w14:paraId="29E16E1D" w14:textId="7DA3E834" w:rsidR="00092D5F" w:rsidRDefault="00092D5F" w:rsidP="00092D5F">
      <w:pPr>
        <w:tabs>
          <w:tab w:val="left" w:pos="5773"/>
        </w:tabs>
        <w:spacing w:line="360" w:lineRule="auto"/>
        <w:rPr>
          <w:szCs w:val="24"/>
          <w:lang w:val="en-IN"/>
        </w:rPr>
      </w:pPr>
    </w:p>
    <w:p w14:paraId="5DEDB436" w14:textId="49837C10" w:rsidR="00092D5F" w:rsidRDefault="00092D5F" w:rsidP="00092D5F">
      <w:pPr>
        <w:tabs>
          <w:tab w:val="left" w:pos="5773"/>
        </w:tabs>
        <w:spacing w:line="360" w:lineRule="auto"/>
        <w:rPr>
          <w:szCs w:val="24"/>
          <w:lang w:val="en-IN"/>
        </w:rPr>
      </w:pPr>
    </w:p>
    <w:p w14:paraId="1ABDB05F" w14:textId="16249B92" w:rsidR="00092D5F" w:rsidRDefault="00092D5F" w:rsidP="00092D5F">
      <w:pPr>
        <w:tabs>
          <w:tab w:val="left" w:pos="5773"/>
        </w:tabs>
        <w:spacing w:line="360" w:lineRule="auto"/>
        <w:rPr>
          <w:szCs w:val="24"/>
          <w:lang w:val="en-IN"/>
        </w:rPr>
      </w:pPr>
    </w:p>
    <w:p w14:paraId="4FD01901" w14:textId="18C1E2C0" w:rsidR="00092D5F" w:rsidRDefault="00092D5F" w:rsidP="00092D5F">
      <w:pPr>
        <w:tabs>
          <w:tab w:val="left" w:pos="5773"/>
        </w:tabs>
        <w:spacing w:line="360" w:lineRule="auto"/>
        <w:rPr>
          <w:szCs w:val="24"/>
          <w:lang w:val="en-IN"/>
        </w:rPr>
      </w:pPr>
    </w:p>
    <w:p w14:paraId="50BD3C87" w14:textId="5BE802E0" w:rsidR="00092D5F" w:rsidRDefault="00092D5F" w:rsidP="00092D5F">
      <w:pPr>
        <w:tabs>
          <w:tab w:val="left" w:pos="5773"/>
        </w:tabs>
        <w:spacing w:line="360" w:lineRule="auto"/>
        <w:rPr>
          <w:szCs w:val="24"/>
          <w:lang w:val="en-IN"/>
        </w:rPr>
      </w:pPr>
    </w:p>
    <w:p w14:paraId="3DCE86FB" w14:textId="3C3CAB75" w:rsidR="00092D5F" w:rsidRDefault="00092D5F" w:rsidP="00092D5F">
      <w:pPr>
        <w:tabs>
          <w:tab w:val="left" w:pos="5773"/>
        </w:tabs>
        <w:spacing w:line="360" w:lineRule="auto"/>
        <w:rPr>
          <w:szCs w:val="24"/>
          <w:lang w:val="en-IN"/>
        </w:rPr>
      </w:pPr>
    </w:p>
    <w:p w14:paraId="72507DCD" w14:textId="4504BB51" w:rsidR="00092D5F" w:rsidRDefault="00092D5F" w:rsidP="00092D5F">
      <w:pPr>
        <w:tabs>
          <w:tab w:val="left" w:pos="5773"/>
        </w:tabs>
        <w:spacing w:line="360" w:lineRule="auto"/>
        <w:rPr>
          <w:szCs w:val="24"/>
          <w:lang w:val="en-IN"/>
        </w:rPr>
      </w:pPr>
    </w:p>
    <w:p w14:paraId="6452E3F1" w14:textId="24C7F3B9" w:rsidR="00092D5F" w:rsidRDefault="00092D5F" w:rsidP="00092D5F">
      <w:pPr>
        <w:tabs>
          <w:tab w:val="left" w:pos="5773"/>
        </w:tabs>
        <w:spacing w:line="360" w:lineRule="auto"/>
        <w:rPr>
          <w:szCs w:val="24"/>
          <w:lang w:val="en-IN"/>
        </w:rPr>
      </w:pPr>
    </w:p>
    <w:p w14:paraId="182BB69C" w14:textId="6E779E53" w:rsidR="00092D5F" w:rsidRDefault="00092D5F" w:rsidP="00092D5F">
      <w:pPr>
        <w:tabs>
          <w:tab w:val="left" w:pos="5773"/>
        </w:tabs>
        <w:spacing w:line="360" w:lineRule="auto"/>
        <w:rPr>
          <w:szCs w:val="24"/>
          <w:lang w:val="en-IN"/>
        </w:rPr>
      </w:pPr>
    </w:p>
    <w:p w14:paraId="5D767AB9" w14:textId="086096E0" w:rsidR="00092D5F" w:rsidRDefault="00092D5F" w:rsidP="00092D5F">
      <w:pPr>
        <w:tabs>
          <w:tab w:val="left" w:pos="5773"/>
        </w:tabs>
        <w:spacing w:line="360" w:lineRule="auto"/>
        <w:rPr>
          <w:szCs w:val="24"/>
          <w:lang w:val="en-IN"/>
        </w:rPr>
      </w:pPr>
    </w:p>
    <w:p w14:paraId="611453BE" w14:textId="5D8D6523" w:rsidR="00092D5F" w:rsidRDefault="00092D5F" w:rsidP="00092D5F">
      <w:pPr>
        <w:tabs>
          <w:tab w:val="left" w:pos="5773"/>
        </w:tabs>
        <w:spacing w:line="360" w:lineRule="auto"/>
        <w:rPr>
          <w:szCs w:val="24"/>
          <w:lang w:val="en-IN"/>
        </w:rPr>
      </w:pPr>
    </w:p>
    <w:p w14:paraId="44732F9E" w14:textId="15CB2D32" w:rsidR="00092D5F" w:rsidRDefault="00092D5F" w:rsidP="00092D5F">
      <w:pPr>
        <w:tabs>
          <w:tab w:val="left" w:pos="5773"/>
        </w:tabs>
        <w:spacing w:line="360" w:lineRule="auto"/>
        <w:rPr>
          <w:szCs w:val="24"/>
          <w:lang w:val="en-IN"/>
        </w:rPr>
      </w:pPr>
    </w:p>
    <w:p w14:paraId="3E0BF660" w14:textId="768985BC" w:rsidR="00092D5F" w:rsidRDefault="00092D5F" w:rsidP="00092D5F">
      <w:pPr>
        <w:tabs>
          <w:tab w:val="left" w:pos="5773"/>
        </w:tabs>
        <w:spacing w:line="360" w:lineRule="auto"/>
        <w:rPr>
          <w:szCs w:val="24"/>
          <w:lang w:val="en-IN"/>
        </w:rPr>
      </w:pPr>
    </w:p>
    <w:p w14:paraId="1203322B" w14:textId="7E01C378" w:rsidR="00092D5F" w:rsidRDefault="00DB11FD" w:rsidP="00092D5F">
      <w:pPr>
        <w:tabs>
          <w:tab w:val="left" w:pos="5773"/>
        </w:tabs>
        <w:spacing w:line="360" w:lineRule="auto"/>
        <w:rPr>
          <w:szCs w:val="24"/>
          <w:lang w:val="en-IN"/>
        </w:rPr>
      </w:pPr>
      <w:r w:rsidRPr="009477AB">
        <w:rPr>
          <w:b/>
          <w:noProof/>
          <w:sz w:val="71"/>
        </w:rPr>
        <mc:AlternateContent>
          <mc:Choice Requires="wps">
            <w:drawing>
              <wp:anchor distT="45720" distB="45720" distL="114300" distR="114300" simplePos="0" relativeHeight="251800576" behindDoc="0" locked="0" layoutInCell="1" allowOverlap="1" wp14:anchorId="094E2383" wp14:editId="24B4D366">
                <wp:simplePos x="0" y="0"/>
                <wp:positionH relativeFrom="margin">
                  <wp:align>right</wp:align>
                </wp:positionH>
                <wp:positionV relativeFrom="paragraph">
                  <wp:posOffset>318951</wp:posOffset>
                </wp:positionV>
                <wp:extent cx="5730240" cy="342900"/>
                <wp:effectExtent l="0" t="0" r="3810" b="0"/>
                <wp:wrapSquare wrapText="bothSides"/>
                <wp:docPr id="9546569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493EEDF1" w14:textId="527BF9C5" w:rsidR="00637415" w:rsidRPr="003A5EC4" w:rsidRDefault="00637415">
                            <w:pPr>
                              <w:spacing w:line="360" w:lineRule="auto"/>
                              <w:ind w:left="0" w:firstLine="0"/>
                              <w:rPr>
                                <w:bCs/>
                                <w:szCs w:val="24"/>
                              </w:rPr>
                              <w:pPrChange w:id="224" w:author="Ajay kumar Chigurla" w:date="2023-09-21T11:55:00Z">
                                <w:pPr>
                                  <w:spacing w:line="360" w:lineRule="auto"/>
                                  <w:ind w:left="0" w:firstLineChars="100" w:firstLine="240"/>
                                </w:pPr>
                              </w:pPrChange>
                            </w:pPr>
                            <w:r>
                              <w:rPr>
                                <w:bCs/>
                                <w:szCs w:val="24"/>
                              </w:rPr>
                              <w:t xml:space="preserve">CMRTC                                                                                                                                          </w:t>
                            </w:r>
                            <w:del w:id="225" w:author="Ajay kumar Chigurla" w:date="2023-09-21T11:55:00Z">
                              <w:r>
                                <w:rPr>
                                  <w:bCs/>
                                  <w:szCs w:val="24"/>
                                </w:rPr>
                                <w:delText xml:space="preserve">  </w:delText>
                              </w:r>
                            </w:del>
                            <w:r>
                              <w:rPr>
                                <w:bCs/>
                                <w:szCs w:val="24"/>
                              </w:rPr>
                              <w:t>2</w:t>
                            </w:r>
                            <w:r w:rsidR="00000D1A">
                              <w:rPr>
                                <w:bCs/>
                                <w:szCs w:val="24"/>
                              </w:rPr>
                              <w:t>1</w:t>
                            </w:r>
                          </w:p>
                          <w:p w14:paraId="0E3B029B"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E2383" id="_x0000_s1067" type="#_x0000_t202" style="position:absolute;left:0;text-align:left;margin-left:400pt;margin-top:25.1pt;width:451.2pt;height:27pt;z-index:251800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" stroked="f">
                <v:textbox>
                  <w:txbxContent>
                    <w:p w14:paraId="493EEDF1" w14:textId="527BF9C5" w:rsidR="00637415" w:rsidRPr="003A5EC4" w:rsidRDefault="00637415">
                      <w:pPr>
                        <w:spacing w:line="360" w:lineRule="auto"/>
                        <w:ind w:left="0" w:firstLine="0"/>
                        <w:rPr>
                          <w:bCs/>
                          <w:szCs w:val="24"/>
                        </w:rPr>
                        <w:pPrChange w:id="226" w:author="Ajay kumar Chigurla" w:date="2023-09-21T11:55:00Z">
                          <w:pPr>
                            <w:spacing w:line="360" w:lineRule="auto"/>
                            <w:ind w:left="0" w:firstLineChars="100" w:firstLine="240"/>
                          </w:pPr>
                        </w:pPrChange>
                      </w:pPr>
                      <w:r>
                        <w:rPr>
                          <w:bCs/>
                          <w:szCs w:val="24"/>
                        </w:rPr>
                        <w:t xml:space="preserve">CMRTC                                                                                                                                          </w:t>
                      </w:r>
                      <w:del w:id="227" w:author="Ajay kumar Chigurla" w:date="2023-09-21T11:55:00Z">
                        <w:r>
                          <w:rPr>
                            <w:bCs/>
                            <w:szCs w:val="24"/>
                          </w:rPr>
                          <w:delText xml:space="preserve">  </w:delText>
                        </w:r>
                      </w:del>
                      <w:r>
                        <w:rPr>
                          <w:bCs/>
                          <w:szCs w:val="24"/>
                        </w:rPr>
                        <w:t>2</w:t>
                      </w:r>
                      <w:r w:rsidR="00000D1A">
                        <w:rPr>
                          <w:bCs/>
                          <w:szCs w:val="24"/>
                        </w:rPr>
                        <w:t>1</w:t>
                      </w:r>
                    </w:p>
                    <w:p w14:paraId="0E3B029B" w14:textId="77777777" w:rsidR="00637415" w:rsidRDefault="00637415" w:rsidP="00637415"/>
                  </w:txbxContent>
                </v:textbox>
                <w10:wrap type="square" anchorx="margin"/>
              </v:shape>
            </w:pict>
          </mc:Fallback>
        </mc:AlternateContent>
      </w:r>
    </w:p>
    <w:p w14:paraId="1853B3B8" w14:textId="77777777" w:rsidR="00092D5F" w:rsidRDefault="00092D5F" w:rsidP="00092D5F">
      <w:pPr>
        <w:tabs>
          <w:tab w:val="left" w:pos="5773"/>
        </w:tabs>
        <w:spacing w:line="360" w:lineRule="auto"/>
        <w:rPr>
          <w:szCs w:val="24"/>
          <w:lang w:val="en-IN"/>
        </w:rPr>
      </w:pPr>
    </w:p>
    <w:p w14:paraId="68D4283B" w14:textId="77777777" w:rsidR="00092D5F" w:rsidRDefault="00092D5F" w:rsidP="00092D5F">
      <w:pPr>
        <w:tabs>
          <w:tab w:val="left" w:pos="5773"/>
        </w:tabs>
        <w:spacing w:line="360" w:lineRule="auto"/>
        <w:rPr>
          <w:szCs w:val="24"/>
          <w:lang w:val="en-IN"/>
        </w:rPr>
      </w:pPr>
    </w:p>
    <w:p w14:paraId="73C9F38C" w14:textId="77777777" w:rsidR="00092D5F" w:rsidRDefault="00092D5F" w:rsidP="00092D5F">
      <w:pPr>
        <w:tabs>
          <w:tab w:val="left" w:pos="5773"/>
        </w:tabs>
        <w:spacing w:line="360" w:lineRule="auto"/>
        <w:rPr>
          <w:szCs w:val="24"/>
          <w:lang w:val="en-IN"/>
        </w:rPr>
      </w:pPr>
    </w:p>
    <w:p w14:paraId="4C3F23FF" w14:textId="77777777" w:rsidR="00092D5F" w:rsidRDefault="00092D5F" w:rsidP="00092D5F">
      <w:pPr>
        <w:tabs>
          <w:tab w:val="left" w:pos="5773"/>
        </w:tabs>
        <w:spacing w:line="360" w:lineRule="auto"/>
        <w:rPr>
          <w:szCs w:val="24"/>
          <w:lang w:val="en-IN"/>
        </w:rPr>
      </w:pPr>
    </w:p>
    <w:p w14:paraId="28D440BA" w14:textId="77777777" w:rsidR="00092D5F" w:rsidRDefault="00092D5F" w:rsidP="00092D5F">
      <w:pPr>
        <w:tabs>
          <w:tab w:val="left" w:pos="5773"/>
        </w:tabs>
        <w:spacing w:line="360" w:lineRule="auto"/>
        <w:rPr>
          <w:szCs w:val="24"/>
          <w:lang w:val="en-IN"/>
        </w:rPr>
      </w:pPr>
    </w:p>
    <w:p w14:paraId="0310C7AE" w14:textId="77777777" w:rsidR="00092D5F" w:rsidRDefault="00092D5F" w:rsidP="00092D5F">
      <w:pPr>
        <w:tabs>
          <w:tab w:val="left" w:pos="5773"/>
        </w:tabs>
        <w:spacing w:line="360" w:lineRule="auto"/>
        <w:rPr>
          <w:szCs w:val="24"/>
          <w:lang w:val="en-IN"/>
        </w:rPr>
      </w:pPr>
    </w:p>
    <w:p w14:paraId="7B73B8BB" w14:textId="77777777" w:rsidR="00092D5F" w:rsidRDefault="00092D5F" w:rsidP="00092D5F">
      <w:pPr>
        <w:tabs>
          <w:tab w:val="left" w:pos="5773"/>
        </w:tabs>
        <w:spacing w:line="360" w:lineRule="auto"/>
        <w:rPr>
          <w:szCs w:val="24"/>
          <w:lang w:val="en-IN"/>
        </w:rPr>
      </w:pPr>
    </w:p>
    <w:p w14:paraId="7D6974DA" w14:textId="77777777" w:rsidR="00092D5F" w:rsidRDefault="00092D5F" w:rsidP="00092D5F">
      <w:pPr>
        <w:tabs>
          <w:tab w:val="left" w:pos="5773"/>
        </w:tabs>
        <w:spacing w:line="360" w:lineRule="auto"/>
        <w:rPr>
          <w:szCs w:val="24"/>
          <w:lang w:val="en-IN"/>
        </w:rPr>
      </w:pPr>
    </w:p>
    <w:p w14:paraId="553AC1F0" w14:textId="77777777" w:rsidR="00DB11FD" w:rsidRDefault="00DB11FD" w:rsidP="00092D5F">
      <w:pPr>
        <w:ind w:left="0" w:firstLine="0"/>
        <w:rPr>
          <w:szCs w:val="24"/>
          <w:lang w:val="en-IN"/>
        </w:rPr>
      </w:pPr>
    </w:p>
    <w:p w14:paraId="097365EB" w14:textId="77777777" w:rsidR="00DB11FD" w:rsidRDefault="00DB11FD" w:rsidP="00092D5F">
      <w:pPr>
        <w:ind w:left="0" w:firstLine="0"/>
        <w:rPr>
          <w:szCs w:val="24"/>
          <w:lang w:val="en-IN"/>
        </w:rPr>
      </w:pPr>
    </w:p>
    <w:p w14:paraId="138A8255" w14:textId="77777777" w:rsidR="00DB11FD" w:rsidRDefault="00DB11FD" w:rsidP="00092D5F">
      <w:pPr>
        <w:ind w:left="0" w:firstLine="0"/>
        <w:rPr>
          <w:szCs w:val="24"/>
          <w:lang w:val="en-IN"/>
        </w:rPr>
      </w:pPr>
    </w:p>
    <w:p w14:paraId="505F05FD" w14:textId="77777777" w:rsidR="00DB11FD" w:rsidRDefault="00DB11FD" w:rsidP="00092D5F">
      <w:pPr>
        <w:ind w:left="0" w:firstLine="0"/>
        <w:rPr>
          <w:szCs w:val="24"/>
          <w:lang w:val="en-IN"/>
        </w:rPr>
      </w:pPr>
    </w:p>
    <w:p w14:paraId="05A9AF74" w14:textId="77777777" w:rsidR="00DB11FD" w:rsidRDefault="00DB11FD" w:rsidP="00092D5F">
      <w:pPr>
        <w:ind w:left="0" w:firstLine="0"/>
        <w:rPr>
          <w:szCs w:val="24"/>
          <w:lang w:val="en-IN"/>
        </w:rPr>
      </w:pPr>
    </w:p>
    <w:p w14:paraId="3849A84B" w14:textId="77777777" w:rsidR="00DB11FD" w:rsidRDefault="00DB11FD" w:rsidP="00092D5F">
      <w:pPr>
        <w:ind w:left="0" w:firstLine="0"/>
        <w:rPr>
          <w:szCs w:val="24"/>
          <w:lang w:val="en-IN"/>
        </w:rPr>
      </w:pPr>
    </w:p>
    <w:p w14:paraId="6DC486F1" w14:textId="77777777" w:rsidR="00DB11FD" w:rsidRDefault="00DB11FD" w:rsidP="00092D5F">
      <w:pPr>
        <w:ind w:left="0" w:firstLine="0"/>
        <w:rPr>
          <w:szCs w:val="24"/>
          <w:lang w:val="en-IN"/>
        </w:rPr>
      </w:pPr>
    </w:p>
    <w:p w14:paraId="05540AD5" w14:textId="77777777" w:rsidR="00DB11FD" w:rsidRDefault="00DB11FD" w:rsidP="00092D5F">
      <w:pPr>
        <w:ind w:left="0" w:firstLine="0"/>
        <w:rPr>
          <w:szCs w:val="24"/>
          <w:lang w:val="en-IN"/>
        </w:rPr>
      </w:pPr>
    </w:p>
    <w:p w14:paraId="48E4925D" w14:textId="77777777" w:rsidR="00DB11FD" w:rsidRDefault="00DB11FD" w:rsidP="00092D5F">
      <w:pPr>
        <w:ind w:left="0" w:firstLine="0"/>
        <w:rPr>
          <w:szCs w:val="24"/>
          <w:lang w:val="en-IN"/>
        </w:rPr>
      </w:pPr>
    </w:p>
    <w:p w14:paraId="5469F027" w14:textId="77777777" w:rsidR="00DB11FD" w:rsidRDefault="00DB11FD" w:rsidP="00092D5F">
      <w:pPr>
        <w:ind w:left="0" w:firstLine="0"/>
        <w:rPr>
          <w:szCs w:val="24"/>
          <w:lang w:val="en-IN"/>
        </w:rPr>
      </w:pPr>
    </w:p>
    <w:p w14:paraId="040BA34C" w14:textId="25C81FD6" w:rsidR="00092D5F" w:rsidRDefault="00092D5F" w:rsidP="00BA6246">
      <w:pPr>
        <w:ind w:left="0" w:firstLine="0"/>
        <w:jc w:val="center"/>
        <w:rPr>
          <w:b/>
          <w:sz w:val="71"/>
        </w:rPr>
      </w:pPr>
      <w:r>
        <w:rPr>
          <w:b/>
          <w:sz w:val="71"/>
        </w:rPr>
        <w:t>5.</w:t>
      </w:r>
      <w:r>
        <w:rPr>
          <w:rFonts w:eastAsia="Arial"/>
          <w:b/>
          <w:sz w:val="71"/>
        </w:rPr>
        <w:t xml:space="preserve"> </w:t>
      </w:r>
      <w:r>
        <w:rPr>
          <w:b/>
          <w:sz w:val="71"/>
        </w:rPr>
        <w:t>SCREENSHOTS</w:t>
      </w:r>
    </w:p>
    <w:p w14:paraId="504F0F52" w14:textId="0DC7242D" w:rsidR="00092D5F" w:rsidRPr="00092D5F" w:rsidRDefault="00092D5F" w:rsidP="00092D5F">
      <w:pPr>
        <w:tabs>
          <w:tab w:val="left" w:pos="5773"/>
        </w:tabs>
        <w:spacing w:line="360" w:lineRule="auto"/>
        <w:rPr>
          <w:szCs w:val="24"/>
          <w:lang w:val="en-IN"/>
        </w:rPr>
      </w:pPr>
      <w:r>
        <w:rPr>
          <w:szCs w:val="24"/>
          <w:lang w:val="en-IN"/>
        </w:rPr>
        <w:t xml:space="preserve"> </w:t>
      </w:r>
    </w:p>
    <w:p w14:paraId="60C94678" w14:textId="77777777" w:rsidR="00092D5F" w:rsidRDefault="00092D5F" w:rsidP="00092D5F">
      <w:pPr>
        <w:tabs>
          <w:tab w:val="left" w:pos="5773"/>
        </w:tabs>
        <w:spacing w:line="360" w:lineRule="auto"/>
        <w:rPr>
          <w:szCs w:val="24"/>
          <w:lang w:val="en-IN"/>
        </w:rPr>
      </w:pPr>
    </w:p>
    <w:p w14:paraId="7795CD18" w14:textId="249A1BAD" w:rsidR="00092D5F" w:rsidRDefault="00092D5F" w:rsidP="00092D5F">
      <w:pPr>
        <w:tabs>
          <w:tab w:val="left" w:pos="5773"/>
        </w:tabs>
        <w:spacing w:line="360" w:lineRule="auto"/>
        <w:rPr>
          <w:szCs w:val="24"/>
          <w:lang w:val="en-IN"/>
        </w:rPr>
      </w:pPr>
      <w:r w:rsidRPr="00092D5F">
        <w:rPr>
          <w:szCs w:val="24"/>
          <w:lang w:val="en-IN"/>
        </w:rPr>
        <w:t>   </w:t>
      </w:r>
    </w:p>
    <w:p w14:paraId="3D6D1097" w14:textId="77777777" w:rsidR="00092D5F" w:rsidRDefault="00092D5F" w:rsidP="003A5EC4">
      <w:pPr>
        <w:tabs>
          <w:tab w:val="left" w:pos="5773"/>
        </w:tabs>
        <w:spacing w:line="360" w:lineRule="auto"/>
        <w:rPr>
          <w:szCs w:val="24"/>
          <w:lang w:val="en-IN"/>
        </w:rPr>
      </w:pPr>
    </w:p>
    <w:p w14:paraId="2D4843B1" w14:textId="77777777" w:rsidR="003A5EC4" w:rsidRPr="003A5EC4" w:rsidRDefault="003A5EC4" w:rsidP="003A5EC4">
      <w:pPr>
        <w:tabs>
          <w:tab w:val="left" w:pos="5773"/>
        </w:tabs>
        <w:spacing w:line="360" w:lineRule="auto"/>
        <w:rPr>
          <w:szCs w:val="24"/>
          <w:lang w:val="en-IN"/>
        </w:rPr>
      </w:pPr>
    </w:p>
    <w:p w14:paraId="12F961CD" w14:textId="77777777" w:rsidR="003A5EC4" w:rsidRPr="003A5EC4" w:rsidRDefault="003A5EC4" w:rsidP="003A5EC4">
      <w:pPr>
        <w:tabs>
          <w:tab w:val="left" w:pos="5773"/>
        </w:tabs>
        <w:spacing w:line="360" w:lineRule="auto"/>
        <w:rPr>
          <w:szCs w:val="24"/>
          <w:lang w:val="en-IN"/>
        </w:rPr>
      </w:pPr>
    </w:p>
    <w:p w14:paraId="6842F7B9" w14:textId="77777777" w:rsidR="003A5EC4" w:rsidRPr="003A5EC4" w:rsidRDefault="003A5EC4" w:rsidP="003A5EC4">
      <w:pPr>
        <w:tabs>
          <w:tab w:val="left" w:pos="5773"/>
        </w:tabs>
        <w:spacing w:line="360" w:lineRule="auto"/>
        <w:rPr>
          <w:szCs w:val="24"/>
          <w:lang w:val="en-IN"/>
        </w:rPr>
      </w:pPr>
    </w:p>
    <w:p w14:paraId="703AF487" w14:textId="5C0143FD" w:rsidR="003A5EC4" w:rsidRPr="003A5EC4" w:rsidRDefault="003A5EC4" w:rsidP="003A5EC4">
      <w:pPr>
        <w:tabs>
          <w:tab w:val="left" w:pos="5773"/>
        </w:tabs>
        <w:spacing w:line="360" w:lineRule="auto"/>
        <w:rPr>
          <w:szCs w:val="24"/>
          <w:lang w:val="en-IN"/>
        </w:rPr>
      </w:pPr>
    </w:p>
    <w:p w14:paraId="4A05EC17" w14:textId="1AB86EB3" w:rsidR="003A5EC4" w:rsidRPr="009924B2" w:rsidRDefault="003A5EC4" w:rsidP="003A5EC4">
      <w:pPr>
        <w:tabs>
          <w:tab w:val="left" w:pos="5773"/>
        </w:tabs>
        <w:spacing w:line="360" w:lineRule="auto"/>
        <w:ind w:firstLine="2160"/>
        <w:rPr>
          <w:szCs w:val="24"/>
        </w:rPr>
      </w:pPr>
    </w:p>
    <w:p w14:paraId="7A37BB6C" w14:textId="77777777" w:rsidR="003A5EC4" w:rsidRDefault="003A5EC4" w:rsidP="003A5EC4"/>
    <w:p w14:paraId="20E2466B" w14:textId="41EFEBE6" w:rsidR="00092D5F" w:rsidRDefault="00092D5F" w:rsidP="003A5EC4"/>
    <w:p w14:paraId="56023960" w14:textId="77777777" w:rsidR="00092D5F" w:rsidRDefault="00092D5F" w:rsidP="003A5EC4"/>
    <w:p w14:paraId="7CA4A676" w14:textId="77777777" w:rsidR="00B06C73" w:rsidRDefault="00B06C73" w:rsidP="000A255F">
      <w:pPr>
        <w:ind w:left="0" w:firstLine="0"/>
      </w:pPr>
    </w:p>
    <w:p w14:paraId="48E0EED6" w14:textId="77777777" w:rsidR="00B06C73" w:rsidRDefault="00B06C73" w:rsidP="003A5EC4"/>
    <w:p w14:paraId="024AE46A" w14:textId="77777777" w:rsidR="00B06C73" w:rsidRDefault="00B06C73" w:rsidP="003A5EC4"/>
    <w:p w14:paraId="645E0B08" w14:textId="77777777" w:rsidR="00B06C73" w:rsidRDefault="00B06C73" w:rsidP="003A5EC4"/>
    <w:p w14:paraId="73139FBD" w14:textId="77777777" w:rsidR="00DB11FD" w:rsidRDefault="00DB11FD" w:rsidP="003A5EC4"/>
    <w:p w14:paraId="55BB0F33" w14:textId="77777777" w:rsidR="00DB11FD" w:rsidRDefault="00DB11FD" w:rsidP="003A5EC4"/>
    <w:p w14:paraId="1ACD2B4F" w14:textId="77777777" w:rsidR="00DB11FD" w:rsidRDefault="00DB11FD" w:rsidP="003A5EC4"/>
    <w:p w14:paraId="3337F386" w14:textId="77777777" w:rsidR="00DB11FD" w:rsidRDefault="00DB11FD" w:rsidP="003A5EC4"/>
    <w:p w14:paraId="2CB455FF" w14:textId="77777777" w:rsidR="00DB11FD" w:rsidRDefault="00DB11FD" w:rsidP="003A5EC4"/>
    <w:p w14:paraId="3791D06F" w14:textId="77777777" w:rsidR="00DB11FD" w:rsidRDefault="00DB11FD" w:rsidP="003A5EC4"/>
    <w:p w14:paraId="0EA12514" w14:textId="77777777" w:rsidR="00DB11FD" w:rsidRDefault="00DB11FD" w:rsidP="003A5EC4"/>
    <w:p w14:paraId="16890070" w14:textId="52E3F7AA" w:rsidR="00B06C73" w:rsidRDefault="00B06C73" w:rsidP="003A5EC4">
      <w:r>
        <w:rPr>
          <w:noProof/>
          <w:lang w:eastAsia="en-IN"/>
        </w:rPr>
        <w:drawing>
          <wp:inline distT="0" distB="0" distL="0" distR="0" wp14:anchorId="55DB5E98" wp14:editId="1D3DFD67">
            <wp:extent cx="5731510" cy="3222625"/>
            <wp:effectExtent l="0" t="0" r="2540" b="0"/>
            <wp:docPr id="617858518" name="Picture 61785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4A681432" w14:textId="77777777" w:rsidR="00B06C73" w:rsidRDefault="00B06C73" w:rsidP="003A5EC4"/>
    <w:p w14:paraId="25A07CAA" w14:textId="77777777" w:rsidR="00B06C73" w:rsidRDefault="00B06C73" w:rsidP="003A5EC4"/>
    <w:p w14:paraId="3228EB2E" w14:textId="77777777" w:rsidR="00B06C73" w:rsidRDefault="00B06C73" w:rsidP="003A5EC4"/>
    <w:p w14:paraId="1EC77D69" w14:textId="717AE7E8" w:rsidR="00B06C73" w:rsidRPr="00B06C73" w:rsidRDefault="00B06C73" w:rsidP="00DD624A">
      <w:pPr>
        <w:ind w:left="0" w:firstLineChars="450" w:firstLine="1265"/>
        <w:rPr>
          <w:rFonts w:eastAsia="Calibri"/>
          <w:sz w:val="28"/>
          <w:szCs w:val="28"/>
        </w:rPr>
      </w:pPr>
      <w:r>
        <w:rPr>
          <w:rFonts w:eastAsia="Calibri"/>
          <w:b/>
          <w:bCs/>
          <w:sz w:val="28"/>
          <w:szCs w:val="28"/>
        </w:rPr>
        <w:t xml:space="preserve">SCREENSHOT </w:t>
      </w:r>
      <w:proofErr w:type="gramStart"/>
      <w:r>
        <w:rPr>
          <w:rFonts w:eastAsia="Calibri"/>
          <w:b/>
          <w:bCs/>
          <w:sz w:val="28"/>
          <w:szCs w:val="28"/>
        </w:rPr>
        <w:t xml:space="preserve">5.1  </w:t>
      </w:r>
      <w:r w:rsidRPr="00B06C73">
        <w:rPr>
          <w:rFonts w:eastAsia="Calibri"/>
          <w:b/>
          <w:bCs/>
          <w:sz w:val="28"/>
          <w:szCs w:val="28"/>
        </w:rPr>
        <w:t>:</w:t>
      </w:r>
      <w:proofErr w:type="gramEnd"/>
      <w:r w:rsidRPr="00B06C73">
        <w:rPr>
          <w:rFonts w:eastAsia="Calibri"/>
          <w:b/>
          <w:bCs/>
          <w:sz w:val="28"/>
          <w:szCs w:val="28"/>
        </w:rPr>
        <w:t xml:space="preserve">  </w:t>
      </w:r>
      <w:r w:rsidRPr="00B06C73">
        <w:rPr>
          <w:rFonts w:eastAsia="Calibri"/>
          <w:sz w:val="28"/>
          <w:szCs w:val="28"/>
        </w:rPr>
        <w:t>Click on ‘Upload Stroke Dataset’</w:t>
      </w:r>
      <w:r>
        <w:rPr>
          <w:rFonts w:eastAsia="Calibri"/>
          <w:sz w:val="28"/>
          <w:szCs w:val="28"/>
        </w:rPr>
        <w:t xml:space="preserve"> to upload               dataset</w:t>
      </w:r>
      <w:r w:rsidR="00DD624A">
        <w:rPr>
          <w:rFonts w:eastAsia="Calibri"/>
          <w:sz w:val="28"/>
          <w:szCs w:val="28"/>
        </w:rPr>
        <w:t>.</w:t>
      </w:r>
    </w:p>
    <w:p w14:paraId="28B88023" w14:textId="7F69527E" w:rsidR="00B06C73" w:rsidRDefault="00B06C73" w:rsidP="00B06C73">
      <w:pPr>
        <w:jc w:val="center"/>
      </w:pPr>
    </w:p>
    <w:p w14:paraId="129B5C78" w14:textId="2BFE6128" w:rsidR="00B06C73" w:rsidRDefault="00B06C73" w:rsidP="003A5EC4"/>
    <w:p w14:paraId="7843FA1E" w14:textId="77777777" w:rsidR="00B06C73" w:rsidRDefault="00B06C73" w:rsidP="003A5EC4"/>
    <w:p w14:paraId="2D119A5D" w14:textId="5B81B34E" w:rsidR="00B06C73" w:rsidRDefault="00B06C73" w:rsidP="003A5EC4"/>
    <w:p w14:paraId="35425A69" w14:textId="229D6D5D" w:rsidR="00B06C73" w:rsidRDefault="00B06C73" w:rsidP="003A5EC4"/>
    <w:p w14:paraId="2451D656" w14:textId="77777777" w:rsidR="00B06C73" w:rsidRDefault="00B06C73" w:rsidP="003A5EC4"/>
    <w:p w14:paraId="1407A4D7" w14:textId="148EFE4A" w:rsidR="00B06C73" w:rsidRDefault="00B06C73" w:rsidP="003A5EC4"/>
    <w:p w14:paraId="5F5069F7" w14:textId="77777777" w:rsidR="00B06C73" w:rsidRDefault="00B06C73" w:rsidP="003A5EC4"/>
    <w:p w14:paraId="6D734FAF" w14:textId="67CC06F3" w:rsidR="00B06C73" w:rsidRDefault="00B06C73" w:rsidP="003A5EC4"/>
    <w:p w14:paraId="49A023F0" w14:textId="51DC11BF" w:rsidR="00B06C73" w:rsidRDefault="00B06C73" w:rsidP="003A5EC4"/>
    <w:p w14:paraId="61033EF9" w14:textId="3BC45DB9" w:rsidR="00B06C73" w:rsidRDefault="009D2D21" w:rsidP="003A5EC4">
      <w:ins w:id="228" w:author="Ajay kumar Chigurla" w:date="2023-09-21T11:55:00Z">
        <w:r w:rsidRPr="00377820">
          <w:rPr>
            <w:noProof/>
            <w:sz w:val="32"/>
          </w:rPr>
          <mc:AlternateContent>
            <mc:Choice Requires="wps">
              <w:drawing>
                <wp:anchor distT="45720" distB="45720" distL="114300" distR="114300" simplePos="0" relativeHeight="251704320" behindDoc="0" locked="0" layoutInCell="1" allowOverlap="1" wp14:anchorId="2F487DAF" wp14:editId="441E5071">
                  <wp:simplePos x="0" y="0"/>
                  <wp:positionH relativeFrom="margin">
                    <wp:posOffset>546644</wp:posOffset>
                  </wp:positionH>
                  <wp:positionV relativeFrom="page">
                    <wp:posOffset>431256</wp:posOffset>
                  </wp:positionV>
                  <wp:extent cx="5436870" cy="253365"/>
                  <wp:effectExtent l="0" t="0" r="0" b="0"/>
                  <wp:wrapSquare wrapText="bothSides"/>
                  <wp:docPr id="483422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23859517" w14:textId="77777777" w:rsidR="009D2D21" w:rsidRPr="00377820" w:rsidRDefault="009D2D21" w:rsidP="009D2D21">
                              <w:pPr>
                                <w:pStyle w:val="Header"/>
                                <w:rPr>
                                  <w:ins w:id="229" w:author="Ajay kumar Chigurla" w:date="2023-09-21T11:55:00Z"/>
                                  <w:sz w:val="21"/>
                                  <w:szCs w:val="20"/>
                                </w:rPr>
                              </w:pPr>
                              <w:ins w:id="230"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487DAF" id="_x0000_s1068" type="#_x0000_t202" style="position:absolute;left:0;text-align:left;margin-left:43.05pt;margin-top:33.95pt;width:428.1pt;height:19.95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" stroked="f">
                  <v:textbox style="mso-fit-shape-to-text:t">
                    <w:txbxContent>
                      <w:p w14:paraId="23859517" w14:textId="77777777" w:rsidR="009D2D21" w:rsidRPr="00377820" w:rsidRDefault="009D2D21" w:rsidP="009D2D21">
                        <w:pPr>
                          <w:pStyle w:val="Header"/>
                          <w:rPr>
                            <w:ins w:id="231" w:author="Ajay kumar Chigurla" w:date="2023-09-21T11:55:00Z"/>
                            <w:sz w:val="21"/>
                            <w:szCs w:val="20"/>
                          </w:rPr>
                        </w:pPr>
                        <w:ins w:id="232"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
    <w:p w14:paraId="40B6E718" w14:textId="02A1A0E9" w:rsidR="00B06C73" w:rsidRDefault="00DB11FD" w:rsidP="003A5EC4">
      <w:r w:rsidRPr="009477AB">
        <w:rPr>
          <w:b/>
          <w:noProof/>
          <w:sz w:val="71"/>
        </w:rPr>
        <mc:AlternateContent>
          <mc:Choice Requires="wps">
            <w:drawing>
              <wp:anchor distT="45720" distB="45720" distL="114300" distR="114300" simplePos="0" relativeHeight="251802624" behindDoc="0" locked="0" layoutInCell="1" allowOverlap="1" wp14:anchorId="372F53DC" wp14:editId="0AEE1C1A">
                <wp:simplePos x="0" y="0"/>
                <wp:positionH relativeFrom="margin">
                  <wp:posOffset>71392</wp:posOffset>
                </wp:positionH>
                <wp:positionV relativeFrom="paragraph">
                  <wp:posOffset>395968</wp:posOffset>
                </wp:positionV>
                <wp:extent cx="5730240" cy="342900"/>
                <wp:effectExtent l="0" t="0" r="3810" b="0"/>
                <wp:wrapSquare wrapText="bothSides"/>
                <wp:docPr id="1237962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680388AA" w14:textId="562ADB6A" w:rsidR="00637415" w:rsidRPr="003A5EC4" w:rsidRDefault="00637415">
                            <w:pPr>
                              <w:spacing w:line="360" w:lineRule="auto"/>
                              <w:ind w:left="0" w:firstLine="0"/>
                              <w:rPr>
                                <w:bCs/>
                                <w:szCs w:val="24"/>
                              </w:rPr>
                              <w:pPrChange w:id="233" w:author="Ajay kumar Chigurla" w:date="2023-09-21T11:55:00Z">
                                <w:pPr>
                                  <w:spacing w:line="360" w:lineRule="auto"/>
                                  <w:ind w:left="0" w:firstLineChars="100" w:firstLine="240"/>
                                </w:pPr>
                              </w:pPrChange>
                            </w:pPr>
                            <w:r>
                              <w:rPr>
                                <w:bCs/>
                                <w:szCs w:val="24"/>
                              </w:rPr>
                              <w:t xml:space="preserve">CMRTC                                                                                                                                          </w:t>
                            </w:r>
                            <w:del w:id="234" w:author="Ajay kumar Chigurla" w:date="2023-09-21T11:55:00Z">
                              <w:r>
                                <w:rPr>
                                  <w:bCs/>
                                  <w:szCs w:val="24"/>
                                </w:rPr>
                                <w:delText xml:space="preserve">  </w:delText>
                              </w:r>
                            </w:del>
                            <w:r>
                              <w:rPr>
                                <w:bCs/>
                                <w:szCs w:val="24"/>
                              </w:rPr>
                              <w:t>2</w:t>
                            </w:r>
                            <w:r w:rsidR="00000D1A">
                              <w:rPr>
                                <w:bCs/>
                                <w:szCs w:val="24"/>
                              </w:rPr>
                              <w:t>2</w:t>
                            </w:r>
                          </w:p>
                          <w:p w14:paraId="6A9EE15C"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F53DC" id="_x0000_s1069" type="#_x0000_t202" style="position:absolute;left:0;text-align:left;margin-left:5.6pt;margin-top:31.2pt;width:451.2pt;height:27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" stroked="f">
                <v:textbox>
                  <w:txbxContent>
                    <w:p w14:paraId="680388AA" w14:textId="562ADB6A" w:rsidR="00637415" w:rsidRPr="003A5EC4" w:rsidRDefault="00637415">
                      <w:pPr>
                        <w:spacing w:line="360" w:lineRule="auto"/>
                        <w:ind w:left="0" w:firstLine="0"/>
                        <w:rPr>
                          <w:bCs/>
                          <w:szCs w:val="24"/>
                        </w:rPr>
                        <w:pPrChange w:id="235" w:author="Ajay kumar Chigurla" w:date="2023-09-21T11:55:00Z">
                          <w:pPr>
                            <w:spacing w:line="360" w:lineRule="auto"/>
                            <w:ind w:left="0" w:firstLineChars="100" w:firstLine="240"/>
                          </w:pPr>
                        </w:pPrChange>
                      </w:pPr>
                      <w:r>
                        <w:rPr>
                          <w:bCs/>
                          <w:szCs w:val="24"/>
                        </w:rPr>
                        <w:t xml:space="preserve">CMRTC                                                                                                                                          </w:t>
                      </w:r>
                      <w:del w:id="236" w:author="Ajay kumar Chigurla" w:date="2023-09-21T11:55:00Z">
                        <w:r>
                          <w:rPr>
                            <w:bCs/>
                            <w:szCs w:val="24"/>
                          </w:rPr>
                          <w:delText xml:space="preserve">  </w:delText>
                        </w:r>
                      </w:del>
                      <w:r>
                        <w:rPr>
                          <w:bCs/>
                          <w:szCs w:val="24"/>
                        </w:rPr>
                        <w:t>2</w:t>
                      </w:r>
                      <w:r w:rsidR="00000D1A">
                        <w:rPr>
                          <w:bCs/>
                          <w:szCs w:val="24"/>
                        </w:rPr>
                        <w:t>2</w:t>
                      </w:r>
                    </w:p>
                    <w:p w14:paraId="6A9EE15C" w14:textId="77777777" w:rsidR="00637415" w:rsidRDefault="00637415" w:rsidP="00637415"/>
                  </w:txbxContent>
                </v:textbox>
                <w10:wrap type="square" anchorx="margin"/>
              </v:shape>
            </w:pict>
          </mc:Fallback>
        </mc:AlternateContent>
      </w:r>
    </w:p>
    <w:p w14:paraId="0F42AA40" w14:textId="628ABA94" w:rsidR="00B06C73" w:rsidRDefault="00BA6246" w:rsidP="003A5EC4">
      <w:ins w:id="237" w:author="Ajay kumar Chigurla" w:date="2023-09-21T11:55:00Z">
        <w:r w:rsidRPr="00377820">
          <w:rPr>
            <w:noProof/>
            <w:sz w:val="32"/>
          </w:rPr>
          <w:lastRenderedPageBreak/>
          <mc:AlternateContent>
            <mc:Choice Requires="wps">
              <w:drawing>
                <wp:anchor distT="45720" distB="45720" distL="114300" distR="114300" simplePos="0" relativeHeight="251843584" behindDoc="0" locked="0" layoutInCell="1" allowOverlap="1" wp14:anchorId="7F2498B4" wp14:editId="152D540B">
                  <wp:simplePos x="0" y="0"/>
                  <wp:positionH relativeFrom="margin">
                    <wp:align>right</wp:align>
                  </wp:positionH>
                  <wp:positionV relativeFrom="page">
                    <wp:posOffset>356235</wp:posOffset>
                  </wp:positionV>
                  <wp:extent cx="5436870" cy="253365"/>
                  <wp:effectExtent l="0" t="0" r="0" b="0"/>
                  <wp:wrapSquare wrapText="bothSides"/>
                  <wp:docPr id="15233060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367C886E" w14:textId="77777777" w:rsidR="00BA6246" w:rsidRPr="00377820" w:rsidRDefault="00BA6246" w:rsidP="00BA6246">
                              <w:pPr>
                                <w:pStyle w:val="Header"/>
                                <w:rPr>
                                  <w:ins w:id="238" w:author="Ajay kumar Chigurla" w:date="2023-09-21T11:55:00Z"/>
                                  <w:sz w:val="21"/>
                                  <w:szCs w:val="20"/>
                                </w:rPr>
                              </w:pPr>
                              <w:ins w:id="239"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2498B4" id="_x0000_s1070" type="#_x0000_t202" style="position:absolute;left:0;text-align:left;margin-left:376.9pt;margin-top:28.05pt;width:428.1pt;height:19.95pt;z-index:251843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" stroked="f">
                  <v:textbox style="mso-fit-shape-to-text:t">
                    <w:txbxContent>
                      <w:p w14:paraId="367C886E" w14:textId="77777777" w:rsidR="00BA6246" w:rsidRPr="00377820" w:rsidRDefault="00BA6246" w:rsidP="00BA6246">
                        <w:pPr>
                          <w:pStyle w:val="Header"/>
                          <w:rPr>
                            <w:ins w:id="240" w:author="Ajay kumar Chigurla" w:date="2023-09-21T11:55:00Z"/>
                            <w:sz w:val="21"/>
                            <w:szCs w:val="20"/>
                          </w:rPr>
                        </w:pPr>
                        <w:ins w:id="241"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
    <w:p w14:paraId="499E52AC" w14:textId="4A4B8251" w:rsidR="00B06C73" w:rsidRDefault="00B06C73" w:rsidP="003A5EC4"/>
    <w:p w14:paraId="1499A2B8" w14:textId="77777777" w:rsidR="00B06C73" w:rsidRDefault="00B06C73" w:rsidP="003A5EC4"/>
    <w:p w14:paraId="6D275B21" w14:textId="6796C85B" w:rsidR="00B06C73" w:rsidRDefault="00B06C73" w:rsidP="003A5EC4"/>
    <w:p w14:paraId="13354452" w14:textId="77777777" w:rsidR="00B06C73" w:rsidRDefault="00B06C73" w:rsidP="000A255F">
      <w:pPr>
        <w:ind w:left="0" w:firstLine="0"/>
      </w:pPr>
    </w:p>
    <w:p w14:paraId="4DDBE292" w14:textId="77777777" w:rsidR="00B06C73" w:rsidRDefault="00B06C73" w:rsidP="003A5EC4"/>
    <w:p w14:paraId="35F1B5E0" w14:textId="77777777" w:rsidR="00B06C73" w:rsidRDefault="00B06C73" w:rsidP="003A5EC4"/>
    <w:p w14:paraId="340030E6" w14:textId="77777777" w:rsidR="00B06C73" w:rsidRDefault="00B06C73" w:rsidP="003A5EC4"/>
    <w:p w14:paraId="487AD647" w14:textId="72FCEFBA" w:rsidR="00B06C73" w:rsidRDefault="00B06C73" w:rsidP="003A5EC4">
      <w:r>
        <w:rPr>
          <w:noProof/>
          <w:lang w:eastAsia="en-IN"/>
        </w:rPr>
        <w:drawing>
          <wp:inline distT="0" distB="0" distL="0" distR="0" wp14:anchorId="6C85A44F" wp14:editId="7F531643">
            <wp:extent cx="5731510" cy="3222625"/>
            <wp:effectExtent l="0" t="0" r="2540" b="0"/>
            <wp:docPr id="875178998" name="Picture 875178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321302DE" w14:textId="77777777" w:rsidR="00B06C73" w:rsidRDefault="00B06C73" w:rsidP="003A5EC4"/>
    <w:p w14:paraId="2B6D3D11" w14:textId="77777777" w:rsidR="00B06C73" w:rsidRDefault="00B06C73" w:rsidP="003A5EC4"/>
    <w:p w14:paraId="76BA8A9C" w14:textId="77777777" w:rsidR="00B06C73" w:rsidRDefault="00B06C73" w:rsidP="003A5EC4"/>
    <w:p w14:paraId="217A4F84" w14:textId="77777777" w:rsidR="00B06C73" w:rsidRDefault="00B06C73" w:rsidP="003A5EC4"/>
    <w:p w14:paraId="4067B27D" w14:textId="28D663C3" w:rsidR="00B06C73" w:rsidRDefault="00B06C73" w:rsidP="001D6264">
      <w:pPr>
        <w:spacing w:line="360" w:lineRule="auto"/>
        <w:ind w:firstLine="720"/>
        <w:rPr>
          <w:rFonts w:eastAsia="Calibri"/>
          <w:sz w:val="28"/>
          <w:szCs w:val="28"/>
        </w:rPr>
      </w:pPr>
      <w:r>
        <w:rPr>
          <w:rFonts w:eastAsia="Calibri"/>
          <w:b/>
          <w:bCs/>
          <w:sz w:val="28"/>
          <w:szCs w:val="28"/>
        </w:rPr>
        <w:t xml:space="preserve">SCREENSHOT </w:t>
      </w:r>
      <w:proofErr w:type="gramStart"/>
      <w:r>
        <w:rPr>
          <w:rFonts w:eastAsia="Calibri"/>
          <w:b/>
          <w:bCs/>
          <w:sz w:val="28"/>
          <w:szCs w:val="28"/>
        </w:rPr>
        <w:t>5.2  :</w:t>
      </w:r>
      <w:proofErr w:type="gramEnd"/>
      <w:r>
        <w:rPr>
          <w:rFonts w:eastAsia="Calibri"/>
          <w:b/>
          <w:bCs/>
          <w:sz w:val="28"/>
          <w:szCs w:val="28"/>
        </w:rPr>
        <w:t xml:space="preserve">  </w:t>
      </w:r>
      <w:r w:rsidR="00DD624A">
        <w:rPr>
          <w:rFonts w:eastAsia="Calibri"/>
          <w:sz w:val="28"/>
          <w:szCs w:val="28"/>
        </w:rPr>
        <w:t>click on ‘Open’ button to load dataset.</w:t>
      </w:r>
    </w:p>
    <w:p w14:paraId="5B04F0D9" w14:textId="77777777" w:rsidR="00B06C73" w:rsidRDefault="00B06C73" w:rsidP="00DD624A">
      <w:pPr>
        <w:spacing w:line="360" w:lineRule="auto"/>
        <w:jc w:val="center"/>
      </w:pPr>
    </w:p>
    <w:p w14:paraId="116F737D" w14:textId="77777777" w:rsidR="00DD624A" w:rsidRDefault="00DD624A" w:rsidP="00DD624A">
      <w:pPr>
        <w:spacing w:line="360" w:lineRule="auto"/>
        <w:jc w:val="center"/>
      </w:pPr>
    </w:p>
    <w:p w14:paraId="64FFDB04" w14:textId="77777777" w:rsidR="00DD624A" w:rsidRDefault="00DD624A" w:rsidP="00DD624A">
      <w:pPr>
        <w:spacing w:line="360" w:lineRule="auto"/>
        <w:jc w:val="center"/>
      </w:pPr>
    </w:p>
    <w:p w14:paraId="05D53AF4" w14:textId="35A157D9" w:rsidR="00DD624A" w:rsidRDefault="00DD624A" w:rsidP="00DD624A">
      <w:pPr>
        <w:spacing w:line="360" w:lineRule="auto"/>
        <w:jc w:val="center"/>
      </w:pPr>
    </w:p>
    <w:p w14:paraId="1484B4F7" w14:textId="77777777" w:rsidR="00DD624A" w:rsidRDefault="00DD624A" w:rsidP="00DD624A">
      <w:pPr>
        <w:spacing w:line="360" w:lineRule="auto"/>
        <w:jc w:val="center"/>
      </w:pPr>
    </w:p>
    <w:p w14:paraId="42856256" w14:textId="50B24488" w:rsidR="00DD624A" w:rsidRDefault="00DD624A" w:rsidP="00DD624A">
      <w:pPr>
        <w:spacing w:line="360" w:lineRule="auto"/>
        <w:jc w:val="center"/>
      </w:pPr>
    </w:p>
    <w:p w14:paraId="146C7642" w14:textId="70EE43FC" w:rsidR="00DD624A" w:rsidRDefault="00DD624A" w:rsidP="00DD624A">
      <w:pPr>
        <w:spacing w:line="360" w:lineRule="auto"/>
        <w:jc w:val="center"/>
      </w:pPr>
    </w:p>
    <w:p w14:paraId="72293EA3" w14:textId="47AAB538" w:rsidR="00DD624A" w:rsidRDefault="00DB11FD" w:rsidP="00DD624A">
      <w:pPr>
        <w:spacing w:line="360" w:lineRule="auto"/>
        <w:jc w:val="center"/>
      </w:pPr>
      <w:r w:rsidRPr="009477AB">
        <w:rPr>
          <w:b/>
          <w:noProof/>
          <w:sz w:val="71"/>
        </w:rPr>
        <mc:AlternateContent>
          <mc:Choice Requires="wps">
            <w:drawing>
              <wp:anchor distT="45720" distB="45720" distL="114300" distR="114300" simplePos="0" relativeHeight="251804672" behindDoc="0" locked="0" layoutInCell="1" allowOverlap="1" wp14:anchorId="6F84894E" wp14:editId="7AF70F5D">
                <wp:simplePos x="0" y="0"/>
                <wp:positionH relativeFrom="margin">
                  <wp:align>right</wp:align>
                </wp:positionH>
                <wp:positionV relativeFrom="paragraph">
                  <wp:posOffset>480060</wp:posOffset>
                </wp:positionV>
                <wp:extent cx="5730240" cy="342900"/>
                <wp:effectExtent l="0" t="0" r="3810" b="0"/>
                <wp:wrapSquare wrapText="bothSides"/>
                <wp:docPr id="1076493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3DFACEFD" w14:textId="6CA43A83" w:rsidR="00637415" w:rsidRPr="003A5EC4" w:rsidRDefault="00637415">
                            <w:pPr>
                              <w:spacing w:line="360" w:lineRule="auto"/>
                              <w:ind w:left="0" w:firstLine="0"/>
                              <w:rPr>
                                <w:bCs/>
                                <w:szCs w:val="24"/>
                              </w:rPr>
                              <w:pPrChange w:id="242" w:author="Ajay kumar Chigurla" w:date="2023-09-21T11:55:00Z">
                                <w:pPr>
                                  <w:spacing w:line="360" w:lineRule="auto"/>
                                  <w:ind w:left="0" w:firstLineChars="100" w:firstLine="240"/>
                                </w:pPr>
                              </w:pPrChange>
                            </w:pPr>
                            <w:r>
                              <w:rPr>
                                <w:bCs/>
                                <w:szCs w:val="24"/>
                              </w:rPr>
                              <w:t xml:space="preserve">CMRTC                                                                                                                                          </w:t>
                            </w:r>
                            <w:del w:id="243" w:author="Ajay kumar Chigurla" w:date="2023-09-21T11:55:00Z">
                              <w:r>
                                <w:rPr>
                                  <w:bCs/>
                                  <w:szCs w:val="24"/>
                                </w:rPr>
                                <w:delText xml:space="preserve">  </w:delText>
                              </w:r>
                            </w:del>
                            <w:r>
                              <w:rPr>
                                <w:bCs/>
                                <w:szCs w:val="24"/>
                              </w:rPr>
                              <w:t>2</w:t>
                            </w:r>
                            <w:r w:rsidR="00000D1A">
                              <w:rPr>
                                <w:bCs/>
                                <w:szCs w:val="24"/>
                              </w:rPr>
                              <w:t>3</w:t>
                            </w:r>
                          </w:p>
                          <w:p w14:paraId="59E398A0"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894E" id="_x0000_s1071" type="#_x0000_t202" style="position:absolute;left:0;text-align:left;margin-left:400pt;margin-top:37.8pt;width:451.2pt;height:27pt;z-index:251804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pQVEg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" stroked="f">
                <v:textbox>
                  <w:txbxContent>
                    <w:p w14:paraId="3DFACEFD" w14:textId="6CA43A83" w:rsidR="00637415" w:rsidRPr="003A5EC4" w:rsidRDefault="00637415">
                      <w:pPr>
                        <w:spacing w:line="360" w:lineRule="auto"/>
                        <w:ind w:left="0" w:firstLine="0"/>
                        <w:rPr>
                          <w:bCs/>
                          <w:szCs w:val="24"/>
                        </w:rPr>
                        <w:pPrChange w:id="244" w:author="Ajay kumar Chigurla" w:date="2023-09-21T11:55:00Z">
                          <w:pPr>
                            <w:spacing w:line="360" w:lineRule="auto"/>
                            <w:ind w:left="0" w:firstLineChars="100" w:firstLine="240"/>
                          </w:pPr>
                        </w:pPrChange>
                      </w:pPr>
                      <w:r>
                        <w:rPr>
                          <w:bCs/>
                          <w:szCs w:val="24"/>
                        </w:rPr>
                        <w:t xml:space="preserve">CMRTC                                                                                                                                          </w:t>
                      </w:r>
                      <w:del w:id="245" w:author="Ajay kumar Chigurla" w:date="2023-09-21T11:55:00Z">
                        <w:r>
                          <w:rPr>
                            <w:bCs/>
                            <w:szCs w:val="24"/>
                          </w:rPr>
                          <w:delText xml:space="preserve">  </w:delText>
                        </w:r>
                      </w:del>
                      <w:r>
                        <w:rPr>
                          <w:bCs/>
                          <w:szCs w:val="24"/>
                        </w:rPr>
                        <w:t>2</w:t>
                      </w:r>
                      <w:r w:rsidR="00000D1A">
                        <w:rPr>
                          <w:bCs/>
                          <w:szCs w:val="24"/>
                        </w:rPr>
                        <w:t>3</w:t>
                      </w:r>
                    </w:p>
                    <w:p w14:paraId="59E398A0" w14:textId="77777777" w:rsidR="00637415" w:rsidRDefault="00637415" w:rsidP="00637415"/>
                  </w:txbxContent>
                </v:textbox>
                <w10:wrap type="square" anchorx="margin"/>
              </v:shape>
            </w:pict>
          </mc:Fallback>
        </mc:AlternateContent>
      </w:r>
    </w:p>
    <w:p w14:paraId="79619A56" w14:textId="3C483696" w:rsidR="00DD624A" w:rsidRDefault="009D2D21" w:rsidP="00DD624A">
      <w:pPr>
        <w:spacing w:line="360" w:lineRule="auto"/>
        <w:jc w:val="center"/>
      </w:pPr>
      <w:ins w:id="246" w:author="Ajay kumar Chigurla" w:date="2023-09-21T11:55:00Z">
        <w:r w:rsidRPr="00377820">
          <w:rPr>
            <w:noProof/>
            <w:sz w:val="32"/>
          </w:rPr>
          <w:lastRenderedPageBreak/>
          <mc:AlternateContent>
            <mc:Choice Requires="wps">
              <w:drawing>
                <wp:anchor distT="45720" distB="45720" distL="114300" distR="114300" simplePos="0" relativeHeight="251706368" behindDoc="0" locked="0" layoutInCell="1" allowOverlap="1" wp14:anchorId="65708F5A" wp14:editId="46CFA874">
                  <wp:simplePos x="0" y="0"/>
                  <wp:positionH relativeFrom="margin">
                    <wp:posOffset>677182</wp:posOffset>
                  </wp:positionH>
                  <wp:positionV relativeFrom="page">
                    <wp:posOffset>423726</wp:posOffset>
                  </wp:positionV>
                  <wp:extent cx="5436870" cy="253365"/>
                  <wp:effectExtent l="0" t="0" r="0" b="0"/>
                  <wp:wrapSquare wrapText="bothSides"/>
                  <wp:docPr id="1217257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5DBF7498" w14:textId="77777777" w:rsidR="009D2D21" w:rsidRPr="00377820" w:rsidRDefault="009D2D21" w:rsidP="009D2D21">
                              <w:pPr>
                                <w:pStyle w:val="Header"/>
                                <w:rPr>
                                  <w:ins w:id="247" w:author="Ajay kumar Chigurla" w:date="2023-09-21T11:55:00Z"/>
                                  <w:sz w:val="21"/>
                                  <w:szCs w:val="20"/>
                                </w:rPr>
                              </w:pPr>
                              <w:ins w:id="248"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08F5A" id="_x0000_s1072" type="#_x0000_t202" style="position:absolute;left:0;text-align:left;margin-left:53.3pt;margin-top:33.35pt;width:428.1pt;height:19.95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" stroked="f">
                  <v:textbox style="mso-fit-shape-to-text:t">
                    <w:txbxContent>
                      <w:p w14:paraId="5DBF7498" w14:textId="77777777" w:rsidR="009D2D21" w:rsidRPr="00377820" w:rsidRDefault="009D2D21" w:rsidP="009D2D21">
                        <w:pPr>
                          <w:pStyle w:val="Header"/>
                          <w:rPr>
                            <w:ins w:id="249" w:author="Ajay kumar Chigurla" w:date="2023-09-21T11:55:00Z"/>
                            <w:sz w:val="21"/>
                            <w:szCs w:val="20"/>
                          </w:rPr>
                        </w:pPr>
                        <w:ins w:id="250"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
    <w:p w14:paraId="0D4EEAF4" w14:textId="3FBC38DE" w:rsidR="00DD624A" w:rsidRDefault="00DD624A" w:rsidP="00DD624A">
      <w:pPr>
        <w:spacing w:line="360" w:lineRule="auto"/>
        <w:jc w:val="center"/>
      </w:pPr>
    </w:p>
    <w:p w14:paraId="1B44B65A" w14:textId="5CE49165" w:rsidR="00DD624A" w:rsidRDefault="00DD624A" w:rsidP="00DD624A">
      <w:pPr>
        <w:spacing w:line="360" w:lineRule="auto"/>
        <w:jc w:val="center"/>
      </w:pPr>
    </w:p>
    <w:p w14:paraId="475D793F" w14:textId="77777777" w:rsidR="00DD624A" w:rsidRDefault="00DD624A" w:rsidP="00DD624A">
      <w:pPr>
        <w:spacing w:line="360" w:lineRule="auto"/>
        <w:jc w:val="center"/>
      </w:pPr>
    </w:p>
    <w:p w14:paraId="44E9C92D" w14:textId="54D27498" w:rsidR="00DD624A" w:rsidRDefault="00DD624A" w:rsidP="00DD624A">
      <w:pPr>
        <w:spacing w:line="360" w:lineRule="auto"/>
        <w:jc w:val="center"/>
      </w:pPr>
    </w:p>
    <w:p w14:paraId="3CF5E84E" w14:textId="77777777" w:rsidR="00DD624A" w:rsidRDefault="00DD624A" w:rsidP="00DD624A">
      <w:pPr>
        <w:spacing w:line="360" w:lineRule="auto"/>
        <w:jc w:val="center"/>
      </w:pPr>
    </w:p>
    <w:p w14:paraId="1A5608B1" w14:textId="77777777" w:rsidR="00DD624A" w:rsidRDefault="00DD624A" w:rsidP="00DD624A">
      <w:pPr>
        <w:spacing w:line="360" w:lineRule="auto"/>
        <w:jc w:val="center"/>
      </w:pPr>
    </w:p>
    <w:p w14:paraId="77BE79A6" w14:textId="72F1F237" w:rsidR="00DD624A" w:rsidRDefault="00DD624A" w:rsidP="00DD624A">
      <w:pPr>
        <w:spacing w:line="360" w:lineRule="auto"/>
        <w:jc w:val="center"/>
      </w:pPr>
      <w:r>
        <w:rPr>
          <w:noProof/>
          <w:lang w:eastAsia="en-IN"/>
        </w:rPr>
        <w:drawing>
          <wp:inline distT="0" distB="0" distL="0" distR="0" wp14:anchorId="46E627A8" wp14:editId="7360227C">
            <wp:extent cx="5731510" cy="3222625"/>
            <wp:effectExtent l="0" t="0" r="2540" b="0"/>
            <wp:docPr id="199111391" name="Picture 19911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7E3359F1" w14:textId="77777777" w:rsidR="00DD624A" w:rsidRDefault="00DD624A" w:rsidP="00DD624A">
      <w:pPr>
        <w:spacing w:line="360" w:lineRule="auto"/>
        <w:jc w:val="center"/>
      </w:pPr>
    </w:p>
    <w:p w14:paraId="2A91DC3E" w14:textId="77777777" w:rsidR="00DD624A" w:rsidRDefault="00DD624A" w:rsidP="00DD624A">
      <w:pPr>
        <w:spacing w:line="360" w:lineRule="auto"/>
        <w:jc w:val="center"/>
      </w:pPr>
    </w:p>
    <w:p w14:paraId="23C4D34A" w14:textId="6F16AD27" w:rsidR="00DD624A" w:rsidRDefault="00DD624A" w:rsidP="001D6264">
      <w:pPr>
        <w:autoSpaceDE w:val="0"/>
        <w:autoSpaceDN w:val="0"/>
        <w:adjustRightInd w:val="0"/>
        <w:spacing w:after="0"/>
        <w:ind w:firstLine="720"/>
        <w:rPr>
          <w:rFonts w:eastAsia="Calibri"/>
          <w:sz w:val="28"/>
          <w:szCs w:val="28"/>
        </w:rPr>
      </w:pPr>
      <w:r>
        <w:rPr>
          <w:rFonts w:eastAsia="Calibri"/>
          <w:b/>
          <w:bCs/>
          <w:sz w:val="28"/>
          <w:szCs w:val="28"/>
        </w:rPr>
        <w:t xml:space="preserve">SCREENSHOT </w:t>
      </w:r>
      <w:proofErr w:type="gramStart"/>
      <w:r>
        <w:rPr>
          <w:rFonts w:eastAsia="Calibri"/>
          <w:b/>
          <w:bCs/>
          <w:sz w:val="28"/>
          <w:szCs w:val="28"/>
        </w:rPr>
        <w:t>5.3  :</w:t>
      </w:r>
      <w:proofErr w:type="gramEnd"/>
      <w:r>
        <w:rPr>
          <w:rFonts w:eastAsia="Calibri"/>
          <w:b/>
          <w:bCs/>
          <w:sz w:val="28"/>
          <w:szCs w:val="28"/>
        </w:rPr>
        <w:t xml:space="preserve">  </w:t>
      </w:r>
      <w:r>
        <w:rPr>
          <w:rFonts w:eastAsia="Calibri"/>
          <w:sz w:val="28"/>
          <w:szCs w:val="28"/>
        </w:rPr>
        <w:t>Click on ‘Dataset Preprocessing &amp; Features Selection’ button to process dataset.</w:t>
      </w:r>
    </w:p>
    <w:p w14:paraId="50EA9480" w14:textId="77777777" w:rsidR="00DD624A" w:rsidRDefault="00DD624A" w:rsidP="00DD624A">
      <w:pPr>
        <w:autoSpaceDE w:val="0"/>
        <w:autoSpaceDN w:val="0"/>
        <w:adjustRightInd w:val="0"/>
        <w:spacing w:after="0"/>
        <w:ind w:left="1440" w:firstLine="720"/>
        <w:rPr>
          <w:rFonts w:eastAsia="Calibri"/>
          <w:sz w:val="28"/>
          <w:szCs w:val="28"/>
        </w:rPr>
      </w:pPr>
    </w:p>
    <w:p w14:paraId="76EEE550" w14:textId="77777777" w:rsidR="00DD624A" w:rsidRDefault="00DD624A" w:rsidP="00DD624A">
      <w:pPr>
        <w:spacing w:line="360" w:lineRule="auto"/>
        <w:jc w:val="center"/>
      </w:pPr>
    </w:p>
    <w:p w14:paraId="42518BE3" w14:textId="77777777" w:rsidR="00DD624A" w:rsidRDefault="00DD624A" w:rsidP="00DD624A">
      <w:pPr>
        <w:spacing w:line="360" w:lineRule="auto"/>
        <w:jc w:val="center"/>
      </w:pPr>
    </w:p>
    <w:p w14:paraId="6831881B" w14:textId="77777777" w:rsidR="00DD624A" w:rsidRDefault="00DD624A" w:rsidP="00DD624A">
      <w:pPr>
        <w:spacing w:line="360" w:lineRule="auto"/>
        <w:jc w:val="center"/>
      </w:pPr>
    </w:p>
    <w:p w14:paraId="4B7B8080" w14:textId="77777777" w:rsidR="00DD624A" w:rsidRDefault="00DD624A" w:rsidP="00DD624A">
      <w:pPr>
        <w:spacing w:line="360" w:lineRule="auto"/>
        <w:jc w:val="center"/>
      </w:pPr>
    </w:p>
    <w:p w14:paraId="2A0AD045" w14:textId="77777777" w:rsidR="00DD624A" w:rsidRDefault="00DD624A" w:rsidP="00DD624A">
      <w:pPr>
        <w:spacing w:line="360" w:lineRule="auto"/>
        <w:jc w:val="center"/>
      </w:pPr>
    </w:p>
    <w:p w14:paraId="0D2BEB1C" w14:textId="4F7C561E" w:rsidR="00DD624A" w:rsidRDefault="00DD624A" w:rsidP="00DD624A">
      <w:pPr>
        <w:spacing w:line="360" w:lineRule="auto"/>
        <w:jc w:val="center"/>
      </w:pPr>
    </w:p>
    <w:p w14:paraId="0C105CAB" w14:textId="6F87DD7A" w:rsidR="00DD624A" w:rsidRDefault="00DB11FD" w:rsidP="00DD624A">
      <w:pPr>
        <w:spacing w:line="360" w:lineRule="auto"/>
        <w:jc w:val="center"/>
      </w:pPr>
      <w:r w:rsidRPr="009477AB">
        <w:rPr>
          <w:b/>
          <w:noProof/>
          <w:sz w:val="71"/>
        </w:rPr>
        <mc:AlternateContent>
          <mc:Choice Requires="wps">
            <w:drawing>
              <wp:anchor distT="45720" distB="45720" distL="114300" distR="114300" simplePos="0" relativeHeight="251806720" behindDoc="0" locked="0" layoutInCell="1" allowOverlap="1" wp14:anchorId="06454EB5" wp14:editId="16C22796">
                <wp:simplePos x="0" y="0"/>
                <wp:positionH relativeFrom="margin">
                  <wp:posOffset>209731</wp:posOffset>
                </wp:positionH>
                <wp:positionV relativeFrom="paragraph">
                  <wp:posOffset>300174</wp:posOffset>
                </wp:positionV>
                <wp:extent cx="5730240" cy="342900"/>
                <wp:effectExtent l="0" t="0" r="3810" b="0"/>
                <wp:wrapSquare wrapText="bothSides"/>
                <wp:docPr id="1415242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381C5A46" w14:textId="1FE3022B" w:rsidR="00637415" w:rsidRPr="003A5EC4" w:rsidRDefault="00637415">
                            <w:pPr>
                              <w:spacing w:line="360" w:lineRule="auto"/>
                              <w:ind w:left="0" w:firstLine="0"/>
                              <w:rPr>
                                <w:bCs/>
                                <w:szCs w:val="24"/>
                              </w:rPr>
                              <w:pPrChange w:id="251" w:author="Ajay kumar Chigurla" w:date="2023-09-21T11:55:00Z">
                                <w:pPr>
                                  <w:spacing w:line="360" w:lineRule="auto"/>
                                  <w:ind w:left="0" w:firstLineChars="100" w:firstLine="240"/>
                                </w:pPr>
                              </w:pPrChange>
                            </w:pPr>
                            <w:r>
                              <w:rPr>
                                <w:bCs/>
                                <w:szCs w:val="24"/>
                              </w:rPr>
                              <w:t xml:space="preserve">CMRTC                                                                                                                                          </w:t>
                            </w:r>
                            <w:del w:id="252" w:author="Ajay kumar Chigurla" w:date="2023-09-21T11:55:00Z">
                              <w:r>
                                <w:rPr>
                                  <w:bCs/>
                                  <w:szCs w:val="24"/>
                                </w:rPr>
                                <w:delText xml:space="preserve">  </w:delText>
                              </w:r>
                            </w:del>
                            <w:r>
                              <w:rPr>
                                <w:bCs/>
                                <w:szCs w:val="24"/>
                              </w:rPr>
                              <w:t>2</w:t>
                            </w:r>
                            <w:r w:rsidR="00000D1A">
                              <w:rPr>
                                <w:bCs/>
                                <w:szCs w:val="24"/>
                              </w:rPr>
                              <w:t>4</w:t>
                            </w:r>
                          </w:p>
                          <w:p w14:paraId="32C00812"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54EB5" id="_x0000_s1073" type="#_x0000_t202" style="position:absolute;left:0;text-align:left;margin-left:16.5pt;margin-top:23.65pt;width:451.2pt;height:27pt;z-index:25180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zgiEg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" stroked="f">
                <v:textbox>
                  <w:txbxContent>
                    <w:p w14:paraId="381C5A46" w14:textId="1FE3022B" w:rsidR="00637415" w:rsidRPr="003A5EC4" w:rsidRDefault="00637415">
                      <w:pPr>
                        <w:spacing w:line="360" w:lineRule="auto"/>
                        <w:ind w:left="0" w:firstLine="0"/>
                        <w:rPr>
                          <w:bCs/>
                          <w:szCs w:val="24"/>
                        </w:rPr>
                        <w:pPrChange w:id="253" w:author="Ajay kumar Chigurla" w:date="2023-09-21T11:55:00Z">
                          <w:pPr>
                            <w:spacing w:line="360" w:lineRule="auto"/>
                            <w:ind w:left="0" w:firstLineChars="100" w:firstLine="240"/>
                          </w:pPr>
                        </w:pPrChange>
                      </w:pPr>
                      <w:r>
                        <w:rPr>
                          <w:bCs/>
                          <w:szCs w:val="24"/>
                        </w:rPr>
                        <w:t xml:space="preserve">CMRTC                                                                                                                                          </w:t>
                      </w:r>
                      <w:del w:id="254" w:author="Ajay kumar Chigurla" w:date="2023-09-21T11:55:00Z">
                        <w:r>
                          <w:rPr>
                            <w:bCs/>
                            <w:szCs w:val="24"/>
                          </w:rPr>
                          <w:delText xml:space="preserve">  </w:delText>
                        </w:r>
                      </w:del>
                      <w:r>
                        <w:rPr>
                          <w:bCs/>
                          <w:szCs w:val="24"/>
                        </w:rPr>
                        <w:t>2</w:t>
                      </w:r>
                      <w:r w:rsidR="00000D1A">
                        <w:rPr>
                          <w:bCs/>
                          <w:szCs w:val="24"/>
                        </w:rPr>
                        <w:t>4</w:t>
                      </w:r>
                    </w:p>
                    <w:p w14:paraId="32C00812" w14:textId="77777777" w:rsidR="00637415" w:rsidRDefault="00637415" w:rsidP="00637415"/>
                  </w:txbxContent>
                </v:textbox>
                <w10:wrap type="square" anchorx="margin"/>
              </v:shape>
            </w:pict>
          </mc:Fallback>
        </mc:AlternateContent>
      </w:r>
    </w:p>
    <w:p w14:paraId="5A9BD171" w14:textId="7B5847FC" w:rsidR="00DD624A" w:rsidRDefault="00DD624A" w:rsidP="00DD624A">
      <w:pPr>
        <w:spacing w:line="360" w:lineRule="auto"/>
        <w:jc w:val="center"/>
      </w:pPr>
    </w:p>
    <w:p w14:paraId="7D773BF2" w14:textId="289A8AEA" w:rsidR="00DD624A" w:rsidRDefault="00AD58D8" w:rsidP="00DD624A">
      <w:pPr>
        <w:spacing w:line="360" w:lineRule="auto"/>
        <w:jc w:val="center"/>
      </w:pPr>
      <w:ins w:id="255" w:author="Ajay kumar Chigurla" w:date="2023-09-21T11:55:00Z">
        <w:r w:rsidRPr="00377820">
          <w:rPr>
            <w:noProof/>
            <w:sz w:val="32"/>
          </w:rPr>
          <mc:AlternateContent>
            <mc:Choice Requires="wps">
              <w:drawing>
                <wp:anchor distT="45720" distB="45720" distL="114300" distR="114300" simplePos="0" relativeHeight="251708416" behindDoc="0" locked="0" layoutInCell="1" allowOverlap="1" wp14:anchorId="745247C9" wp14:editId="7D56F60E">
                  <wp:simplePos x="0" y="0"/>
                  <wp:positionH relativeFrom="margin">
                    <wp:posOffset>620123</wp:posOffset>
                  </wp:positionH>
                  <wp:positionV relativeFrom="page">
                    <wp:posOffset>370840</wp:posOffset>
                  </wp:positionV>
                  <wp:extent cx="5436870" cy="253365"/>
                  <wp:effectExtent l="0" t="0" r="0" b="0"/>
                  <wp:wrapSquare wrapText="bothSides"/>
                  <wp:docPr id="1056394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1E255798" w14:textId="77777777" w:rsidR="009D2D21" w:rsidRPr="00377820" w:rsidRDefault="009D2D21" w:rsidP="009D2D21">
                              <w:pPr>
                                <w:pStyle w:val="Header"/>
                                <w:rPr>
                                  <w:ins w:id="256" w:author="Ajay kumar Chigurla" w:date="2023-09-21T11:55:00Z"/>
                                  <w:sz w:val="21"/>
                                  <w:szCs w:val="20"/>
                                </w:rPr>
                              </w:pPr>
                              <w:ins w:id="257"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247C9" id="_x0000_s1074" type="#_x0000_t202" style="position:absolute;left:0;text-align:left;margin-left:48.85pt;margin-top:29.2pt;width:428.1pt;height:19.95pt;z-index:251708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" stroked="f">
                  <v:textbox style="mso-fit-shape-to-text:t">
                    <w:txbxContent>
                      <w:p w14:paraId="1E255798" w14:textId="77777777" w:rsidR="009D2D21" w:rsidRPr="00377820" w:rsidRDefault="009D2D21" w:rsidP="009D2D21">
                        <w:pPr>
                          <w:pStyle w:val="Header"/>
                          <w:rPr>
                            <w:ins w:id="258" w:author="Ajay kumar Chigurla" w:date="2023-09-21T11:55:00Z"/>
                            <w:sz w:val="21"/>
                            <w:szCs w:val="20"/>
                          </w:rPr>
                        </w:pPr>
                        <w:ins w:id="259"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
    <w:p w14:paraId="5880AB8F" w14:textId="40FAC5ED" w:rsidR="00DD624A" w:rsidRDefault="00DD624A" w:rsidP="00DD624A">
      <w:pPr>
        <w:spacing w:line="360" w:lineRule="auto"/>
        <w:jc w:val="center"/>
      </w:pPr>
    </w:p>
    <w:p w14:paraId="218755DA" w14:textId="77F46F80" w:rsidR="00DD624A" w:rsidRDefault="00DD624A" w:rsidP="00DD624A">
      <w:pPr>
        <w:spacing w:line="360" w:lineRule="auto"/>
        <w:jc w:val="center"/>
      </w:pPr>
    </w:p>
    <w:p w14:paraId="6313678E" w14:textId="1C146B5F" w:rsidR="00DD624A" w:rsidRDefault="00DD624A" w:rsidP="00DD624A">
      <w:pPr>
        <w:spacing w:line="360" w:lineRule="auto"/>
        <w:jc w:val="center"/>
      </w:pPr>
    </w:p>
    <w:p w14:paraId="7E6ADADC" w14:textId="13142C9E" w:rsidR="00DD624A" w:rsidRDefault="00DD624A" w:rsidP="00DD624A">
      <w:pPr>
        <w:spacing w:line="360" w:lineRule="auto"/>
        <w:jc w:val="center"/>
      </w:pPr>
    </w:p>
    <w:p w14:paraId="18775EDB" w14:textId="77777777" w:rsidR="00DD624A" w:rsidRDefault="00DD624A" w:rsidP="00DD624A">
      <w:pPr>
        <w:spacing w:line="360" w:lineRule="auto"/>
        <w:jc w:val="center"/>
      </w:pPr>
    </w:p>
    <w:p w14:paraId="38B5B8ED" w14:textId="77777777" w:rsidR="00DD624A" w:rsidRDefault="00DD624A" w:rsidP="00DD624A">
      <w:pPr>
        <w:spacing w:line="360" w:lineRule="auto"/>
        <w:jc w:val="center"/>
      </w:pPr>
    </w:p>
    <w:p w14:paraId="22AB57A0" w14:textId="77777777" w:rsidR="00DD624A" w:rsidRDefault="00DD624A" w:rsidP="00DD624A">
      <w:pPr>
        <w:spacing w:line="360" w:lineRule="auto"/>
        <w:jc w:val="center"/>
      </w:pPr>
    </w:p>
    <w:p w14:paraId="0EBDF5E2" w14:textId="369F9DAE" w:rsidR="00DD624A" w:rsidRDefault="00DD624A" w:rsidP="00DD624A">
      <w:pPr>
        <w:spacing w:line="360" w:lineRule="auto"/>
        <w:jc w:val="center"/>
        <w:rPr>
          <w:noProof/>
          <w:lang w:eastAsia="en-IN"/>
        </w:rPr>
      </w:pPr>
      <w:r>
        <w:rPr>
          <w:noProof/>
          <w:lang w:eastAsia="en-IN"/>
        </w:rPr>
        <w:drawing>
          <wp:inline distT="0" distB="0" distL="0" distR="0" wp14:anchorId="2470E09F" wp14:editId="6504A8D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51EE251A" w14:textId="77777777" w:rsidR="00DD624A" w:rsidRPr="00DD624A" w:rsidRDefault="00DD624A" w:rsidP="00DD624A"/>
    <w:p w14:paraId="2F51557B" w14:textId="77777777" w:rsidR="00DD624A" w:rsidRPr="00DD624A" w:rsidRDefault="00DD624A" w:rsidP="00DD624A"/>
    <w:p w14:paraId="3899C20A" w14:textId="77777777" w:rsidR="00DD624A" w:rsidRDefault="00DD624A" w:rsidP="00DD624A">
      <w:pPr>
        <w:rPr>
          <w:noProof/>
          <w:lang w:eastAsia="en-IN"/>
        </w:rPr>
      </w:pPr>
    </w:p>
    <w:p w14:paraId="4B290174" w14:textId="236C6C6A" w:rsidR="00DD624A" w:rsidRDefault="00DD624A" w:rsidP="001D6264">
      <w:pPr>
        <w:autoSpaceDE w:val="0"/>
        <w:autoSpaceDN w:val="0"/>
        <w:adjustRightInd w:val="0"/>
        <w:spacing w:after="0"/>
        <w:ind w:firstLine="720"/>
        <w:rPr>
          <w:rFonts w:eastAsia="Calibri"/>
          <w:color w:val="auto"/>
          <w:sz w:val="28"/>
          <w:szCs w:val="28"/>
        </w:rPr>
      </w:pPr>
      <w:r>
        <w:rPr>
          <w:rFonts w:eastAsia="Calibri"/>
          <w:b/>
          <w:bCs/>
          <w:sz w:val="28"/>
          <w:szCs w:val="28"/>
        </w:rPr>
        <w:t xml:space="preserve">SCREENSHOT </w:t>
      </w:r>
      <w:proofErr w:type="gramStart"/>
      <w:r>
        <w:rPr>
          <w:rFonts w:eastAsia="Calibri"/>
          <w:b/>
          <w:bCs/>
          <w:sz w:val="28"/>
          <w:szCs w:val="28"/>
        </w:rPr>
        <w:t>5.4 :</w:t>
      </w:r>
      <w:proofErr w:type="gramEnd"/>
      <w:r>
        <w:rPr>
          <w:rFonts w:eastAsia="Calibri"/>
          <w:b/>
          <w:bCs/>
          <w:sz w:val="28"/>
          <w:szCs w:val="28"/>
        </w:rPr>
        <w:t xml:space="preserve">  </w:t>
      </w:r>
      <w:r>
        <w:rPr>
          <w:sz w:val="28"/>
          <w:szCs w:val="28"/>
        </w:rPr>
        <w:t>Graph x-axis represents 0</w:t>
      </w:r>
      <w:r w:rsidR="00055734">
        <w:rPr>
          <w:sz w:val="28"/>
          <w:szCs w:val="28"/>
        </w:rPr>
        <w:t xml:space="preserve"> </w:t>
      </w:r>
      <w:r>
        <w:rPr>
          <w:sz w:val="28"/>
          <w:szCs w:val="28"/>
        </w:rPr>
        <w:t>and 1  and y-axis represents number of instances available in</w:t>
      </w:r>
      <w:r w:rsidR="00055734">
        <w:rPr>
          <w:sz w:val="28"/>
          <w:szCs w:val="28"/>
        </w:rPr>
        <w:t xml:space="preserve"> data.</w:t>
      </w:r>
    </w:p>
    <w:p w14:paraId="44F449D1" w14:textId="7F2991EF" w:rsidR="00DD624A" w:rsidRDefault="00DD624A" w:rsidP="00DD624A">
      <w:pPr>
        <w:tabs>
          <w:tab w:val="left" w:pos="1825"/>
        </w:tabs>
      </w:pPr>
    </w:p>
    <w:p w14:paraId="119CE1C5" w14:textId="77777777" w:rsidR="00DD624A" w:rsidRDefault="00DD624A" w:rsidP="00DD624A">
      <w:pPr>
        <w:tabs>
          <w:tab w:val="left" w:pos="1825"/>
        </w:tabs>
      </w:pPr>
    </w:p>
    <w:p w14:paraId="41C34593" w14:textId="77777777" w:rsidR="00DD624A" w:rsidRDefault="00DD624A" w:rsidP="00DD624A">
      <w:pPr>
        <w:tabs>
          <w:tab w:val="left" w:pos="1825"/>
        </w:tabs>
      </w:pPr>
    </w:p>
    <w:p w14:paraId="6C9218DF" w14:textId="77777777" w:rsidR="00DD624A" w:rsidRDefault="00DD624A" w:rsidP="00DD624A">
      <w:pPr>
        <w:tabs>
          <w:tab w:val="left" w:pos="1825"/>
        </w:tabs>
      </w:pPr>
    </w:p>
    <w:p w14:paraId="60D38BA4" w14:textId="77777777" w:rsidR="00DD624A" w:rsidRDefault="00DD624A" w:rsidP="00DD624A">
      <w:pPr>
        <w:tabs>
          <w:tab w:val="left" w:pos="1825"/>
        </w:tabs>
      </w:pPr>
    </w:p>
    <w:p w14:paraId="700D65DB" w14:textId="77777777" w:rsidR="00DD624A" w:rsidRDefault="00DD624A" w:rsidP="00DD624A">
      <w:pPr>
        <w:tabs>
          <w:tab w:val="left" w:pos="1825"/>
        </w:tabs>
      </w:pPr>
    </w:p>
    <w:p w14:paraId="01AADC00" w14:textId="1D547323" w:rsidR="00DD624A" w:rsidRDefault="00DB11FD" w:rsidP="00DD624A">
      <w:pPr>
        <w:tabs>
          <w:tab w:val="left" w:pos="1825"/>
        </w:tabs>
      </w:pPr>
      <w:r w:rsidRPr="009477AB">
        <w:rPr>
          <w:b/>
          <w:noProof/>
          <w:sz w:val="71"/>
        </w:rPr>
        <mc:AlternateContent>
          <mc:Choice Requires="wps">
            <w:drawing>
              <wp:anchor distT="45720" distB="45720" distL="114300" distR="114300" simplePos="0" relativeHeight="251808768" behindDoc="0" locked="0" layoutInCell="1" allowOverlap="1" wp14:anchorId="665301D1" wp14:editId="4BD1CA20">
                <wp:simplePos x="0" y="0"/>
                <wp:positionH relativeFrom="margin">
                  <wp:align>right</wp:align>
                </wp:positionH>
                <wp:positionV relativeFrom="paragraph">
                  <wp:posOffset>331108</wp:posOffset>
                </wp:positionV>
                <wp:extent cx="5730240" cy="342900"/>
                <wp:effectExtent l="0" t="0" r="3810" b="0"/>
                <wp:wrapSquare wrapText="bothSides"/>
                <wp:docPr id="737489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590EF97F" w14:textId="699843F9" w:rsidR="00637415" w:rsidRPr="003A5EC4" w:rsidRDefault="00637415">
                            <w:pPr>
                              <w:spacing w:line="360" w:lineRule="auto"/>
                              <w:ind w:left="0" w:firstLine="0"/>
                              <w:rPr>
                                <w:bCs/>
                                <w:szCs w:val="24"/>
                              </w:rPr>
                              <w:pPrChange w:id="260" w:author="Ajay kumar Chigurla" w:date="2023-09-21T11:55:00Z">
                                <w:pPr>
                                  <w:spacing w:line="360" w:lineRule="auto"/>
                                  <w:ind w:left="0" w:firstLineChars="100" w:firstLine="240"/>
                                </w:pPr>
                              </w:pPrChange>
                            </w:pPr>
                            <w:r>
                              <w:rPr>
                                <w:bCs/>
                                <w:szCs w:val="24"/>
                              </w:rPr>
                              <w:t xml:space="preserve">CMRTC                                                                                                                                          </w:t>
                            </w:r>
                            <w:del w:id="261" w:author="Ajay kumar Chigurla" w:date="2023-09-21T11:55:00Z">
                              <w:r>
                                <w:rPr>
                                  <w:bCs/>
                                  <w:szCs w:val="24"/>
                                </w:rPr>
                                <w:delText xml:space="preserve">  </w:delText>
                              </w:r>
                            </w:del>
                            <w:r>
                              <w:rPr>
                                <w:bCs/>
                                <w:szCs w:val="24"/>
                              </w:rPr>
                              <w:t>2</w:t>
                            </w:r>
                            <w:r w:rsidR="00000D1A">
                              <w:rPr>
                                <w:bCs/>
                                <w:szCs w:val="24"/>
                              </w:rPr>
                              <w:t>5</w:t>
                            </w:r>
                          </w:p>
                          <w:p w14:paraId="2E8675C6"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301D1" id="_x0000_s1075" type="#_x0000_t202" style="position:absolute;left:0;text-align:left;margin-left:400pt;margin-top:26.05pt;width:451.2pt;height:27pt;z-index:251808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2kEg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" stroked="f">
                <v:textbox>
                  <w:txbxContent>
                    <w:p w14:paraId="590EF97F" w14:textId="699843F9" w:rsidR="00637415" w:rsidRPr="003A5EC4" w:rsidRDefault="00637415">
                      <w:pPr>
                        <w:spacing w:line="360" w:lineRule="auto"/>
                        <w:ind w:left="0" w:firstLine="0"/>
                        <w:rPr>
                          <w:bCs/>
                          <w:szCs w:val="24"/>
                        </w:rPr>
                        <w:pPrChange w:id="262" w:author="Ajay kumar Chigurla" w:date="2023-09-21T11:55:00Z">
                          <w:pPr>
                            <w:spacing w:line="360" w:lineRule="auto"/>
                            <w:ind w:left="0" w:firstLineChars="100" w:firstLine="240"/>
                          </w:pPr>
                        </w:pPrChange>
                      </w:pPr>
                      <w:r>
                        <w:rPr>
                          <w:bCs/>
                          <w:szCs w:val="24"/>
                        </w:rPr>
                        <w:t xml:space="preserve">CMRTC                                                                                                                                          </w:t>
                      </w:r>
                      <w:del w:id="263" w:author="Ajay kumar Chigurla" w:date="2023-09-21T11:55:00Z">
                        <w:r>
                          <w:rPr>
                            <w:bCs/>
                            <w:szCs w:val="24"/>
                          </w:rPr>
                          <w:delText xml:space="preserve">  </w:delText>
                        </w:r>
                      </w:del>
                      <w:r>
                        <w:rPr>
                          <w:bCs/>
                          <w:szCs w:val="24"/>
                        </w:rPr>
                        <w:t>2</w:t>
                      </w:r>
                      <w:r w:rsidR="00000D1A">
                        <w:rPr>
                          <w:bCs/>
                          <w:szCs w:val="24"/>
                        </w:rPr>
                        <w:t>5</w:t>
                      </w:r>
                    </w:p>
                    <w:p w14:paraId="2E8675C6" w14:textId="77777777" w:rsidR="00637415" w:rsidRDefault="00637415" w:rsidP="00637415"/>
                  </w:txbxContent>
                </v:textbox>
                <w10:wrap type="square" anchorx="margin"/>
              </v:shape>
            </w:pict>
          </mc:Fallback>
        </mc:AlternateContent>
      </w:r>
    </w:p>
    <w:p w14:paraId="69C3F2C7" w14:textId="7B5DDFD9" w:rsidR="00DD624A" w:rsidRDefault="00DD624A" w:rsidP="00DD624A">
      <w:pPr>
        <w:tabs>
          <w:tab w:val="left" w:pos="1825"/>
        </w:tabs>
      </w:pPr>
    </w:p>
    <w:p w14:paraId="1232E14D" w14:textId="330886F7" w:rsidR="00DD624A" w:rsidRDefault="00DD624A" w:rsidP="00DD624A">
      <w:pPr>
        <w:tabs>
          <w:tab w:val="left" w:pos="1825"/>
        </w:tabs>
      </w:pPr>
    </w:p>
    <w:p w14:paraId="475A04CF" w14:textId="506687E6" w:rsidR="00DD624A" w:rsidRDefault="00DD624A" w:rsidP="00DD624A">
      <w:pPr>
        <w:tabs>
          <w:tab w:val="left" w:pos="1825"/>
        </w:tabs>
      </w:pPr>
    </w:p>
    <w:p w14:paraId="72EA819D" w14:textId="0DA8BC82" w:rsidR="00DD624A" w:rsidRDefault="00AD58D8" w:rsidP="00DD624A">
      <w:pPr>
        <w:tabs>
          <w:tab w:val="left" w:pos="1825"/>
        </w:tabs>
      </w:pPr>
      <w:ins w:id="264" w:author="Ajay kumar Chigurla" w:date="2023-09-21T11:55:00Z">
        <w:r w:rsidRPr="00377820">
          <w:rPr>
            <w:noProof/>
            <w:sz w:val="32"/>
          </w:rPr>
          <mc:AlternateContent>
            <mc:Choice Requires="wps">
              <w:drawing>
                <wp:anchor distT="45720" distB="45720" distL="114300" distR="114300" simplePos="0" relativeHeight="251710464" behindDoc="0" locked="0" layoutInCell="1" allowOverlap="1" wp14:anchorId="77BB8732" wp14:editId="225D656E">
                  <wp:simplePos x="0" y="0"/>
                  <wp:positionH relativeFrom="margin">
                    <wp:posOffset>685800</wp:posOffset>
                  </wp:positionH>
                  <wp:positionV relativeFrom="page">
                    <wp:posOffset>384175</wp:posOffset>
                  </wp:positionV>
                  <wp:extent cx="5436870" cy="253365"/>
                  <wp:effectExtent l="0" t="0" r="0" b="0"/>
                  <wp:wrapSquare wrapText="bothSides"/>
                  <wp:docPr id="912269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6E2974A8" w14:textId="77777777" w:rsidR="00AD58D8" w:rsidRPr="00377820" w:rsidRDefault="00AD58D8" w:rsidP="00AD58D8">
                              <w:pPr>
                                <w:pStyle w:val="Header"/>
                                <w:rPr>
                                  <w:ins w:id="265" w:author="Ajay kumar Chigurla" w:date="2023-09-21T11:55:00Z"/>
                                  <w:sz w:val="21"/>
                                  <w:szCs w:val="20"/>
                                </w:rPr>
                              </w:pPr>
                              <w:ins w:id="266"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BB8732" id="_x0000_s1076" type="#_x0000_t202" style="position:absolute;left:0;text-align:left;margin-left:54pt;margin-top:30.25pt;width:428.1pt;height:19.95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" stroked="f">
                  <v:textbox style="mso-fit-shape-to-text:t">
                    <w:txbxContent>
                      <w:p w14:paraId="6E2974A8" w14:textId="77777777" w:rsidR="00AD58D8" w:rsidRPr="00377820" w:rsidRDefault="00AD58D8" w:rsidP="00AD58D8">
                        <w:pPr>
                          <w:pStyle w:val="Header"/>
                          <w:rPr>
                            <w:ins w:id="267" w:author="Ajay kumar Chigurla" w:date="2023-09-21T11:55:00Z"/>
                            <w:sz w:val="21"/>
                            <w:szCs w:val="20"/>
                          </w:rPr>
                        </w:pPr>
                        <w:ins w:id="268"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
    <w:p w14:paraId="7C291C45" w14:textId="6AAFB62C" w:rsidR="00DD624A" w:rsidRDefault="00DD624A" w:rsidP="00DD624A">
      <w:pPr>
        <w:tabs>
          <w:tab w:val="left" w:pos="1825"/>
        </w:tabs>
      </w:pPr>
    </w:p>
    <w:p w14:paraId="201EC5E4" w14:textId="16FE59D5" w:rsidR="00DD624A" w:rsidRDefault="00DD624A" w:rsidP="00DD624A">
      <w:pPr>
        <w:tabs>
          <w:tab w:val="left" w:pos="1825"/>
        </w:tabs>
      </w:pPr>
    </w:p>
    <w:p w14:paraId="5E924821" w14:textId="77777777" w:rsidR="00DD624A" w:rsidRDefault="00DD624A" w:rsidP="00DD624A">
      <w:pPr>
        <w:tabs>
          <w:tab w:val="left" w:pos="1825"/>
        </w:tabs>
      </w:pPr>
    </w:p>
    <w:p w14:paraId="10E10E7D" w14:textId="484FD0E3" w:rsidR="00DD624A" w:rsidRDefault="00DD624A" w:rsidP="00DD624A">
      <w:pPr>
        <w:tabs>
          <w:tab w:val="left" w:pos="1825"/>
        </w:tabs>
      </w:pPr>
    </w:p>
    <w:p w14:paraId="619CB3B8" w14:textId="77777777" w:rsidR="001D6264" w:rsidRDefault="001D6264" w:rsidP="00DD624A">
      <w:pPr>
        <w:tabs>
          <w:tab w:val="left" w:pos="1825"/>
        </w:tabs>
      </w:pPr>
    </w:p>
    <w:p w14:paraId="5C8BF589" w14:textId="77777777" w:rsidR="001D6264" w:rsidRDefault="001D6264" w:rsidP="00DD624A">
      <w:pPr>
        <w:tabs>
          <w:tab w:val="left" w:pos="1825"/>
        </w:tabs>
      </w:pPr>
    </w:p>
    <w:p w14:paraId="0E470BB3" w14:textId="77777777" w:rsidR="001D6264" w:rsidRDefault="001D6264" w:rsidP="000A255F">
      <w:pPr>
        <w:tabs>
          <w:tab w:val="left" w:pos="1825"/>
        </w:tabs>
        <w:ind w:left="0" w:firstLine="0"/>
      </w:pPr>
    </w:p>
    <w:p w14:paraId="37939184" w14:textId="77777777" w:rsidR="001D6264" w:rsidRDefault="001D6264" w:rsidP="00DD624A">
      <w:pPr>
        <w:tabs>
          <w:tab w:val="left" w:pos="1825"/>
        </w:tabs>
      </w:pPr>
    </w:p>
    <w:p w14:paraId="0E6BBABD" w14:textId="55E78A7F" w:rsidR="001D6264" w:rsidRDefault="001D6264" w:rsidP="00DD624A">
      <w:pPr>
        <w:tabs>
          <w:tab w:val="left" w:pos="1825"/>
        </w:tabs>
        <w:rPr>
          <w:noProof/>
          <w:lang w:eastAsia="en-IN"/>
        </w:rPr>
      </w:pPr>
      <w:r>
        <w:rPr>
          <w:noProof/>
          <w:lang w:eastAsia="en-IN"/>
        </w:rPr>
        <w:drawing>
          <wp:inline distT="0" distB="0" distL="0" distR="0" wp14:anchorId="2EB91FED" wp14:editId="1E06E4A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6CE096F6" w14:textId="77777777" w:rsidR="001D6264" w:rsidRPr="001D6264" w:rsidRDefault="001D6264" w:rsidP="001D6264"/>
    <w:p w14:paraId="162218CF" w14:textId="77777777" w:rsidR="001D6264" w:rsidRPr="001D6264" w:rsidRDefault="001D6264" w:rsidP="001D6264"/>
    <w:p w14:paraId="6D849B1E" w14:textId="77777777" w:rsidR="001D6264" w:rsidRPr="001D6264" w:rsidRDefault="001D6264" w:rsidP="001D6264"/>
    <w:p w14:paraId="111A9579" w14:textId="77777777" w:rsidR="001D6264" w:rsidRPr="001D6264" w:rsidRDefault="001D6264" w:rsidP="001D6264"/>
    <w:p w14:paraId="6882BF8E" w14:textId="0A5AFF2D" w:rsidR="001D6264" w:rsidRDefault="001D6264" w:rsidP="001D6264">
      <w:pPr>
        <w:autoSpaceDE w:val="0"/>
        <w:autoSpaceDN w:val="0"/>
        <w:adjustRightInd w:val="0"/>
        <w:spacing w:after="0"/>
        <w:ind w:left="0" w:firstLine="0"/>
        <w:jc w:val="left"/>
        <w:rPr>
          <w:rFonts w:eastAsia="Calibri"/>
          <w:sz w:val="28"/>
          <w:szCs w:val="28"/>
        </w:rPr>
      </w:pPr>
      <w:r>
        <w:t xml:space="preserve">        </w:t>
      </w:r>
      <w:r>
        <w:rPr>
          <w:rFonts w:eastAsia="Calibri"/>
          <w:b/>
          <w:bCs/>
          <w:sz w:val="28"/>
          <w:szCs w:val="28"/>
        </w:rPr>
        <w:t xml:space="preserve">SCREENSHOT </w:t>
      </w:r>
      <w:proofErr w:type="gramStart"/>
      <w:r>
        <w:rPr>
          <w:rFonts w:eastAsia="Calibri"/>
          <w:b/>
          <w:bCs/>
          <w:sz w:val="28"/>
          <w:szCs w:val="28"/>
        </w:rPr>
        <w:t>5.5 :</w:t>
      </w:r>
      <w:proofErr w:type="gramEnd"/>
      <w:r>
        <w:rPr>
          <w:rFonts w:eastAsia="Calibri"/>
          <w:b/>
          <w:bCs/>
          <w:sz w:val="28"/>
          <w:szCs w:val="28"/>
        </w:rPr>
        <w:t xml:space="preserve"> </w:t>
      </w:r>
      <w:r w:rsidR="0068756F">
        <w:rPr>
          <w:sz w:val="28"/>
          <w:szCs w:val="28"/>
        </w:rPr>
        <w:t>screen we can see all dataset converted to numeric format and then split dataset into train and test.</w:t>
      </w:r>
    </w:p>
    <w:p w14:paraId="698BCCB0" w14:textId="7AFBA8B0" w:rsidR="001D6264" w:rsidRDefault="001D6264" w:rsidP="001D6264">
      <w:pPr>
        <w:tabs>
          <w:tab w:val="left" w:pos="2652"/>
        </w:tabs>
      </w:pPr>
    </w:p>
    <w:p w14:paraId="4B1405C9" w14:textId="77777777" w:rsidR="001D6264" w:rsidRDefault="001D6264" w:rsidP="001D6264">
      <w:pPr>
        <w:tabs>
          <w:tab w:val="left" w:pos="2652"/>
        </w:tabs>
      </w:pPr>
    </w:p>
    <w:p w14:paraId="4F3F5763" w14:textId="65086DF2" w:rsidR="001D6264" w:rsidRDefault="001D6264" w:rsidP="001D6264">
      <w:pPr>
        <w:tabs>
          <w:tab w:val="left" w:pos="2652"/>
        </w:tabs>
      </w:pPr>
    </w:p>
    <w:p w14:paraId="76D9BF1B" w14:textId="77777777" w:rsidR="001D6264" w:rsidRDefault="001D6264" w:rsidP="001D6264">
      <w:pPr>
        <w:tabs>
          <w:tab w:val="left" w:pos="2652"/>
        </w:tabs>
      </w:pPr>
    </w:p>
    <w:p w14:paraId="0B48A01E" w14:textId="6AC43B8B" w:rsidR="001D6264" w:rsidRDefault="001D6264" w:rsidP="001D6264">
      <w:pPr>
        <w:tabs>
          <w:tab w:val="left" w:pos="2652"/>
        </w:tabs>
      </w:pPr>
    </w:p>
    <w:p w14:paraId="582E1B92" w14:textId="40E24A7F" w:rsidR="001D6264" w:rsidRDefault="00DB11FD" w:rsidP="001D6264">
      <w:pPr>
        <w:tabs>
          <w:tab w:val="left" w:pos="2652"/>
        </w:tabs>
      </w:pPr>
      <w:r w:rsidRPr="009477AB">
        <w:rPr>
          <w:b/>
          <w:noProof/>
          <w:sz w:val="71"/>
        </w:rPr>
        <mc:AlternateContent>
          <mc:Choice Requires="wps">
            <w:drawing>
              <wp:anchor distT="45720" distB="45720" distL="114300" distR="114300" simplePos="0" relativeHeight="251810816" behindDoc="0" locked="0" layoutInCell="1" allowOverlap="1" wp14:anchorId="49456CEA" wp14:editId="76DDF903">
                <wp:simplePos x="0" y="0"/>
                <wp:positionH relativeFrom="margin">
                  <wp:posOffset>-40821</wp:posOffset>
                </wp:positionH>
                <wp:positionV relativeFrom="paragraph">
                  <wp:posOffset>398145</wp:posOffset>
                </wp:positionV>
                <wp:extent cx="5730240" cy="342900"/>
                <wp:effectExtent l="0" t="0" r="3810" b="0"/>
                <wp:wrapSquare wrapText="bothSides"/>
                <wp:docPr id="567836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2F3E1E44" w14:textId="42A457D3" w:rsidR="00637415" w:rsidRPr="003A5EC4" w:rsidRDefault="00637415">
                            <w:pPr>
                              <w:spacing w:line="360" w:lineRule="auto"/>
                              <w:ind w:left="0" w:firstLine="0"/>
                              <w:rPr>
                                <w:bCs/>
                                <w:szCs w:val="24"/>
                              </w:rPr>
                              <w:pPrChange w:id="269" w:author="Ajay kumar Chigurla" w:date="2023-09-21T11:55:00Z">
                                <w:pPr>
                                  <w:spacing w:line="360" w:lineRule="auto"/>
                                  <w:ind w:left="0" w:firstLineChars="100" w:firstLine="240"/>
                                </w:pPr>
                              </w:pPrChange>
                            </w:pPr>
                            <w:r>
                              <w:rPr>
                                <w:bCs/>
                                <w:szCs w:val="24"/>
                              </w:rPr>
                              <w:t xml:space="preserve">CMRTC                                                                                                                                          </w:t>
                            </w:r>
                            <w:del w:id="270" w:author="Ajay kumar Chigurla" w:date="2023-09-21T11:55:00Z">
                              <w:r>
                                <w:rPr>
                                  <w:bCs/>
                                  <w:szCs w:val="24"/>
                                </w:rPr>
                                <w:delText xml:space="preserve">  </w:delText>
                              </w:r>
                            </w:del>
                            <w:r>
                              <w:rPr>
                                <w:bCs/>
                                <w:szCs w:val="24"/>
                              </w:rPr>
                              <w:t>2</w:t>
                            </w:r>
                            <w:r w:rsidR="00000D1A">
                              <w:rPr>
                                <w:bCs/>
                                <w:szCs w:val="24"/>
                              </w:rPr>
                              <w:t>6</w:t>
                            </w:r>
                          </w:p>
                          <w:p w14:paraId="7D1BE73F"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56CEA" id="_x0000_s1077" type="#_x0000_t202" style="position:absolute;left:0;text-align:left;margin-left:-3.2pt;margin-top:31.35pt;width:451.2pt;height:27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" stroked="f">
                <v:textbox>
                  <w:txbxContent>
                    <w:p w14:paraId="2F3E1E44" w14:textId="42A457D3" w:rsidR="00637415" w:rsidRPr="003A5EC4" w:rsidRDefault="00637415">
                      <w:pPr>
                        <w:spacing w:line="360" w:lineRule="auto"/>
                        <w:ind w:left="0" w:firstLine="0"/>
                        <w:rPr>
                          <w:bCs/>
                          <w:szCs w:val="24"/>
                        </w:rPr>
                        <w:pPrChange w:id="271" w:author="Ajay kumar Chigurla" w:date="2023-09-21T11:55:00Z">
                          <w:pPr>
                            <w:spacing w:line="360" w:lineRule="auto"/>
                            <w:ind w:left="0" w:firstLineChars="100" w:firstLine="240"/>
                          </w:pPr>
                        </w:pPrChange>
                      </w:pPr>
                      <w:r>
                        <w:rPr>
                          <w:bCs/>
                          <w:szCs w:val="24"/>
                        </w:rPr>
                        <w:t xml:space="preserve">CMRTC                                                                                                                                          </w:t>
                      </w:r>
                      <w:del w:id="272" w:author="Ajay kumar Chigurla" w:date="2023-09-21T11:55:00Z">
                        <w:r>
                          <w:rPr>
                            <w:bCs/>
                            <w:szCs w:val="24"/>
                          </w:rPr>
                          <w:delText xml:space="preserve">  </w:delText>
                        </w:r>
                      </w:del>
                      <w:r>
                        <w:rPr>
                          <w:bCs/>
                          <w:szCs w:val="24"/>
                        </w:rPr>
                        <w:t>2</w:t>
                      </w:r>
                      <w:r w:rsidR="00000D1A">
                        <w:rPr>
                          <w:bCs/>
                          <w:szCs w:val="24"/>
                        </w:rPr>
                        <w:t>6</w:t>
                      </w:r>
                    </w:p>
                    <w:p w14:paraId="7D1BE73F" w14:textId="77777777" w:rsidR="00637415" w:rsidRDefault="00637415" w:rsidP="00637415"/>
                  </w:txbxContent>
                </v:textbox>
                <w10:wrap type="square" anchorx="margin"/>
              </v:shape>
            </w:pict>
          </mc:Fallback>
        </mc:AlternateContent>
      </w:r>
    </w:p>
    <w:p w14:paraId="0C86EC03" w14:textId="6AFBAA7F" w:rsidR="001D6264" w:rsidRDefault="001D6264" w:rsidP="001D6264">
      <w:pPr>
        <w:tabs>
          <w:tab w:val="left" w:pos="2652"/>
        </w:tabs>
      </w:pPr>
    </w:p>
    <w:p w14:paraId="6B1A0AEE" w14:textId="079C59D7" w:rsidR="001D6264" w:rsidRDefault="001D6264" w:rsidP="001D6264">
      <w:pPr>
        <w:tabs>
          <w:tab w:val="left" w:pos="2652"/>
        </w:tabs>
      </w:pPr>
    </w:p>
    <w:p w14:paraId="77605B7E" w14:textId="1CA471C7" w:rsidR="001D6264" w:rsidRDefault="001D6264" w:rsidP="001D6264">
      <w:pPr>
        <w:tabs>
          <w:tab w:val="left" w:pos="2652"/>
        </w:tabs>
      </w:pPr>
    </w:p>
    <w:p w14:paraId="704C034C" w14:textId="1E91226C" w:rsidR="001D6264" w:rsidRDefault="001D6264" w:rsidP="001D6264">
      <w:pPr>
        <w:tabs>
          <w:tab w:val="left" w:pos="2652"/>
        </w:tabs>
      </w:pPr>
    </w:p>
    <w:p w14:paraId="16018D85" w14:textId="77777777" w:rsidR="001D6264" w:rsidRDefault="001D6264" w:rsidP="001D6264">
      <w:pPr>
        <w:tabs>
          <w:tab w:val="left" w:pos="2652"/>
        </w:tabs>
      </w:pPr>
    </w:p>
    <w:p w14:paraId="6F6CF632" w14:textId="23748B67" w:rsidR="001D6264" w:rsidRDefault="00AD58D8" w:rsidP="001D6264">
      <w:pPr>
        <w:tabs>
          <w:tab w:val="left" w:pos="2652"/>
        </w:tabs>
      </w:pPr>
      <w:ins w:id="273" w:author="Ajay kumar Chigurla" w:date="2023-09-21T11:55:00Z">
        <w:r w:rsidRPr="00377820">
          <w:rPr>
            <w:noProof/>
            <w:sz w:val="32"/>
          </w:rPr>
          <mc:AlternateContent>
            <mc:Choice Requires="wps">
              <w:drawing>
                <wp:anchor distT="45720" distB="45720" distL="114300" distR="114300" simplePos="0" relativeHeight="251712512" behindDoc="0" locked="0" layoutInCell="1" allowOverlap="1" wp14:anchorId="1248EBDC" wp14:editId="6B1ABD51">
                  <wp:simplePos x="0" y="0"/>
                  <wp:positionH relativeFrom="margin">
                    <wp:posOffset>620486</wp:posOffset>
                  </wp:positionH>
                  <wp:positionV relativeFrom="page">
                    <wp:posOffset>407035</wp:posOffset>
                  </wp:positionV>
                  <wp:extent cx="5436870" cy="253365"/>
                  <wp:effectExtent l="0" t="0" r="0" b="0"/>
                  <wp:wrapSquare wrapText="bothSides"/>
                  <wp:docPr id="1718242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6F3EDFCC" w14:textId="77777777" w:rsidR="00AD58D8" w:rsidRPr="00377820" w:rsidRDefault="00AD58D8" w:rsidP="00AD58D8">
                              <w:pPr>
                                <w:pStyle w:val="Header"/>
                                <w:rPr>
                                  <w:ins w:id="274" w:author="Ajay kumar Chigurla" w:date="2023-09-21T11:55:00Z"/>
                                  <w:sz w:val="21"/>
                                  <w:szCs w:val="20"/>
                                </w:rPr>
                              </w:pPr>
                              <w:ins w:id="275"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48EBDC" id="_x0000_s1078" type="#_x0000_t202" style="position:absolute;left:0;text-align:left;margin-left:48.85pt;margin-top:32.05pt;width:428.1pt;height:19.95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" stroked="f">
                  <v:textbox style="mso-fit-shape-to-text:t">
                    <w:txbxContent>
                      <w:p w14:paraId="6F3EDFCC" w14:textId="77777777" w:rsidR="00AD58D8" w:rsidRPr="00377820" w:rsidRDefault="00AD58D8" w:rsidP="00AD58D8">
                        <w:pPr>
                          <w:pStyle w:val="Header"/>
                          <w:rPr>
                            <w:ins w:id="276" w:author="Ajay kumar Chigurla" w:date="2023-09-21T11:55:00Z"/>
                            <w:sz w:val="21"/>
                            <w:szCs w:val="20"/>
                          </w:rPr>
                        </w:pPr>
                        <w:ins w:id="277"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
    <w:p w14:paraId="74A8311A" w14:textId="627AFE24" w:rsidR="001D6264" w:rsidRDefault="001D6264" w:rsidP="001D6264">
      <w:pPr>
        <w:tabs>
          <w:tab w:val="left" w:pos="2652"/>
        </w:tabs>
      </w:pPr>
    </w:p>
    <w:p w14:paraId="5D21C69A" w14:textId="77777777" w:rsidR="001D6264" w:rsidRDefault="001D6264" w:rsidP="000A255F">
      <w:pPr>
        <w:tabs>
          <w:tab w:val="left" w:pos="2652"/>
        </w:tabs>
        <w:ind w:left="0" w:firstLine="0"/>
      </w:pPr>
    </w:p>
    <w:p w14:paraId="0197E6E0" w14:textId="77777777" w:rsidR="001D6264" w:rsidRDefault="001D6264" w:rsidP="001D6264">
      <w:pPr>
        <w:tabs>
          <w:tab w:val="left" w:pos="2652"/>
        </w:tabs>
        <w:rPr>
          <w:noProof/>
          <w:lang w:eastAsia="en-IN"/>
        </w:rPr>
      </w:pPr>
    </w:p>
    <w:p w14:paraId="5756D02E" w14:textId="77777777" w:rsidR="001D6264" w:rsidRDefault="001D6264" w:rsidP="001D6264">
      <w:pPr>
        <w:tabs>
          <w:tab w:val="left" w:pos="2652"/>
        </w:tabs>
        <w:rPr>
          <w:noProof/>
          <w:lang w:eastAsia="en-IN"/>
        </w:rPr>
      </w:pPr>
    </w:p>
    <w:p w14:paraId="19FDC74F" w14:textId="3B80CD75" w:rsidR="001D6264" w:rsidRDefault="001D6264" w:rsidP="001D6264">
      <w:pPr>
        <w:tabs>
          <w:tab w:val="left" w:pos="2652"/>
        </w:tabs>
        <w:rPr>
          <w:noProof/>
          <w:lang w:eastAsia="en-IN"/>
        </w:rPr>
      </w:pPr>
      <w:r>
        <w:rPr>
          <w:noProof/>
          <w:lang w:eastAsia="en-IN"/>
        </w:rPr>
        <w:drawing>
          <wp:inline distT="0" distB="0" distL="0" distR="0" wp14:anchorId="0D8556B1" wp14:editId="3A0B9E4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3A5AE779" w14:textId="77777777" w:rsidR="001D6264" w:rsidRPr="001D6264" w:rsidRDefault="001D6264" w:rsidP="001D6264"/>
    <w:p w14:paraId="547C5E95" w14:textId="77777777" w:rsidR="001D6264" w:rsidRPr="001D6264" w:rsidRDefault="001D6264" w:rsidP="001D6264"/>
    <w:p w14:paraId="7C481982" w14:textId="77777777" w:rsidR="001D6264" w:rsidRPr="001D6264" w:rsidRDefault="001D6264" w:rsidP="001D6264"/>
    <w:p w14:paraId="210AC6AF" w14:textId="34FC302F" w:rsidR="001D6264" w:rsidRDefault="001D6264" w:rsidP="001D6264">
      <w:pPr>
        <w:tabs>
          <w:tab w:val="left" w:pos="1640"/>
        </w:tabs>
        <w:ind w:left="0" w:firstLine="0"/>
      </w:pPr>
    </w:p>
    <w:p w14:paraId="435B6A0D" w14:textId="77777777" w:rsidR="0068756F" w:rsidRDefault="001D6264" w:rsidP="0068756F">
      <w:pPr>
        <w:autoSpaceDE w:val="0"/>
        <w:autoSpaceDN w:val="0"/>
        <w:adjustRightInd w:val="0"/>
        <w:spacing w:after="0"/>
        <w:ind w:left="0" w:firstLine="0"/>
        <w:jc w:val="left"/>
        <w:rPr>
          <w:rFonts w:eastAsia="Calibri"/>
          <w:sz w:val="28"/>
          <w:szCs w:val="28"/>
        </w:rPr>
      </w:pPr>
      <w:r>
        <w:rPr>
          <w:rFonts w:eastAsia="Calibri"/>
          <w:b/>
          <w:bCs/>
          <w:sz w:val="28"/>
          <w:szCs w:val="28"/>
        </w:rPr>
        <w:t xml:space="preserve">SCREENSHOT 5.6 </w:t>
      </w:r>
      <w:r w:rsidR="0068756F">
        <w:rPr>
          <w:sz w:val="28"/>
          <w:szCs w:val="28"/>
        </w:rPr>
        <w:t>click on ‘Train Naïve Bayes Algorithm’ button to train Naïve Bayes on above dataset</w:t>
      </w:r>
    </w:p>
    <w:p w14:paraId="5AF431D7" w14:textId="25004F63" w:rsidR="001D6264" w:rsidRDefault="001D6264" w:rsidP="0068756F">
      <w:pPr>
        <w:autoSpaceDE w:val="0"/>
        <w:autoSpaceDN w:val="0"/>
        <w:adjustRightInd w:val="0"/>
        <w:spacing w:after="0"/>
      </w:pPr>
    </w:p>
    <w:p w14:paraId="6BBE7E6E" w14:textId="77777777" w:rsidR="001D6264" w:rsidRDefault="001D6264" w:rsidP="001D6264">
      <w:pPr>
        <w:tabs>
          <w:tab w:val="left" w:pos="1640"/>
        </w:tabs>
        <w:ind w:left="0" w:firstLine="0"/>
      </w:pPr>
    </w:p>
    <w:p w14:paraId="0F0DC1F2" w14:textId="77777777" w:rsidR="001D6264" w:rsidRDefault="001D6264" w:rsidP="001D6264">
      <w:pPr>
        <w:tabs>
          <w:tab w:val="left" w:pos="1640"/>
        </w:tabs>
        <w:ind w:left="0" w:firstLine="0"/>
      </w:pPr>
    </w:p>
    <w:p w14:paraId="37E4BCFE" w14:textId="77777777" w:rsidR="001D6264" w:rsidRDefault="001D6264" w:rsidP="001D6264">
      <w:pPr>
        <w:tabs>
          <w:tab w:val="left" w:pos="1640"/>
        </w:tabs>
        <w:ind w:left="0" w:firstLine="0"/>
      </w:pPr>
    </w:p>
    <w:p w14:paraId="115F2052" w14:textId="77777777" w:rsidR="001D6264" w:rsidRDefault="001D6264" w:rsidP="001D6264">
      <w:pPr>
        <w:tabs>
          <w:tab w:val="left" w:pos="1640"/>
        </w:tabs>
        <w:ind w:left="0" w:firstLine="0"/>
      </w:pPr>
    </w:p>
    <w:p w14:paraId="698A0E88" w14:textId="77777777" w:rsidR="001D6264" w:rsidRDefault="001D6264" w:rsidP="001D6264">
      <w:pPr>
        <w:tabs>
          <w:tab w:val="left" w:pos="1640"/>
        </w:tabs>
        <w:ind w:left="0" w:firstLine="0"/>
      </w:pPr>
    </w:p>
    <w:p w14:paraId="26964B26" w14:textId="14B4AC73" w:rsidR="001D6264" w:rsidRDefault="00637415" w:rsidP="001D6264">
      <w:pPr>
        <w:tabs>
          <w:tab w:val="left" w:pos="1640"/>
        </w:tabs>
        <w:ind w:left="0" w:firstLine="0"/>
      </w:pPr>
      <w:r w:rsidRPr="009477AB">
        <w:rPr>
          <w:b/>
          <w:noProof/>
          <w:sz w:val="71"/>
        </w:rPr>
        <mc:AlternateContent>
          <mc:Choice Requires="wps">
            <w:drawing>
              <wp:anchor distT="45720" distB="45720" distL="114300" distR="114300" simplePos="0" relativeHeight="251812864" behindDoc="0" locked="0" layoutInCell="1" allowOverlap="1" wp14:anchorId="72488613" wp14:editId="436BD4ED">
                <wp:simplePos x="0" y="0"/>
                <wp:positionH relativeFrom="margin">
                  <wp:align>right</wp:align>
                </wp:positionH>
                <wp:positionV relativeFrom="paragraph">
                  <wp:posOffset>400685</wp:posOffset>
                </wp:positionV>
                <wp:extent cx="5730240" cy="342900"/>
                <wp:effectExtent l="0" t="0" r="3810" b="0"/>
                <wp:wrapSquare wrapText="bothSides"/>
                <wp:docPr id="1808027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7E6AEEE7" w14:textId="26D8BDBD" w:rsidR="00637415" w:rsidRPr="003A5EC4" w:rsidRDefault="00637415">
                            <w:pPr>
                              <w:spacing w:line="360" w:lineRule="auto"/>
                              <w:ind w:left="0" w:firstLine="0"/>
                              <w:rPr>
                                <w:bCs/>
                                <w:szCs w:val="24"/>
                              </w:rPr>
                              <w:pPrChange w:id="278" w:author="Ajay kumar Chigurla" w:date="2023-09-21T11:55:00Z">
                                <w:pPr>
                                  <w:spacing w:line="360" w:lineRule="auto"/>
                                  <w:ind w:left="0" w:firstLineChars="100" w:firstLine="240"/>
                                </w:pPr>
                              </w:pPrChange>
                            </w:pPr>
                            <w:r>
                              <w:rPr>
                                <w:bCs/>
                                <w:szCs w:val="24"/>
                              </w:rPr>
                              <w:t xml:space="preserve">CMRTC                                                                                                                                          </w:t>
                            </w:r>
                            <w:del w:id="279" w:author="Ajay kumar Chigurla" w:date="2023-09-21T11:55:00Z">
                              <w:r>
                                <w:rPr>
                                  <w:bCs/>
                                  <w:szCs w:val="24"/>
                                </w:rPr>
                                <w:delText xml:space="preserve">  </w:delText>
                              </w:r>
                            </w:del>
                            <w:r>
                              <w:rPr>
                                <w:bCs/>
                                <w:szCs w:val="24"/>
                              </w:rPr>
                              <w:t>2</w:t>
                            </w:r>
                            <w:r w:rsidR="00000D1A">
                              <w:rPr>
                                <w:bCs/>
                                <w:szCs w:val="24"/>
                              </w:rPr>
                              <w:t>7</w:t>
                            </w:r>
                          </w:p>
                          <w:p w14:paraId="675BFDF0"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88613" id="_x0000_s1079" type="#_x0000_t202" style="position:absolute;left:0;text-align:left;margin-left:400pt;margin-top:31.55pt;width:451.2pt;height:27pt;z-index:251812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" stroked="f">
                <v:textbox>
                  <w:txbxContent>
                    <w:p w14:paraId="7E6AEEE7" w14:textId="26D8BDBD" w:rsidR="00637415" w:rsidRPr="003A5EC4" w:rsidRDefault="00637415">
                      <w:pPr>
                        <w:spacing w:line="360" w:lineRule="auto"/>
                        <w:ind w:left="0" w:firstLine="0"/>
                        <w:rPr>
                          <w:bCs/>
                          <w:szCs w:val="24"/>
                        </w:rPr>
                        <w:pPrChange w:id="280" w:author="Ajay kumar Chigurla" w:date="2023-09-21T11:55:00Z">
                          <w:pPr>
                            <w:spacing w:line="360" w:lineRule="auto"/>
                            <w:ind w:left="0" w:firstLineChars="100" w:firstLine="240"/>
                          </w:pPr>
                        </w:pPrChange>
                      </w:pPr>
                      <w:r>
                        <w:rPr>
                          <w:bCs/>
                          <w:szCs w:val="24"/>
                        </w:rPr>
                        <w:t xml:space="preserve">CMRTC                                                                                                                                          </w:t>
                      </w:r>
                      <w:del w:id="281" w:author="Ajay kumar Chigurla" w:date="2023-09-21T11:55:00Z">
                        <w:r>
                          <w:rPr>
                            <w:bCs/>
                            <w:szCs w:val="24"/>
                          </w:rPr>
                          <w:delText xml:space="preserve">  </w:delText>
                        </w:r>
                      </w:del>
                      <w:r>
                        <w:rPr>
                          <w:bCs/>
                          <w:szCs w:val="24"/>
                        </w:rPr>
                        <w:t>2</w:t>
                      </w:r>
                      <w:r w:rsidR="00000D1A">
                        <w:rPr>
                          <w:bCs/>
                          <w:szCs w:val="24"/>
                        </w:rPr>
                        <w:t>7</w:t>
                      </w:r>
                    </w:p>
                    <w:p w14:paraId="675BFDF0" w14:textId="77777777" w:rsidR="00637415" w:rsidRDefault="00637415" w:rsidP="00637415"/>
                  </w:txbxContent>
                </v:textbox>
                <w10:wrap type="square" anchorx="margin"/>
              </v:shape>
            </w:pict>
          </mc:Fallback>
        </mc:AlternateContent>
      </w:r>
    </w:p>
    <w:p w14:paraId="6315A4F7" w14:textId="77777777" w:rsidR="001D6264" w:rsidRDefault="001D6264" w:rsidP="001D6264">
      <w:pPr>
        <w:tabs>
          <w:tab w:val="left" w:pos="1640"/>
        </w:tabs>
        <w:ind w:left="0" w:firstLine="0"/>
      </w:pPr>
    </w:p>
    <w:p w14:paraId="04F1C1C9" w14:textId="77777777" w:rsidR="001D6264" w:rsidRDefault="001D6264" w:rsidP="001D6264">
      <w:pPr>
        <w:tabs>
          <w:tab w:val="left" w:pos="1640"/>
        </w:tabs>
        <w:ind w:left="0" w:firstLine="0"/>
      </w:pPr>
    </w:p>
    <w:p w14:paraId="2F788035" w14:textId="77777777" w:rsidR="001D6264" w:rsidRDefault="001D6264" w:rsidP="001D6264">
      <w:pPr>
        <w:tabs>
          <w:tab w:val="left" w:pos="1640"/>
        </w:tabs>
        <w:ind w:left="0" w:firstLine="0"/>
      </w:pPr>
    </w:p>
    <w:p w14:paraId="447222AA" w14:textId="18E2D3F1" w:rsidR="001D6264" w:rsidRDefault="00AD58D8" w:rsidP="001D6264">
      <w:pPr>
        <w:tabs>
          <w:tab w:val="left" w:pos="1640"/>
        </w:tabs>
        <w:ind w:left="0" w:firstLine="0"/>
      </w:pPr>
      <w:ins w:id="282" w:author="Ajay kumar Chigurla" w:date="2023-09-21T11:55:00Z">
        <w:r w:rsidRPr="00377820">
          <w:rPr>
            <w:noProof/>
            <w:sz w:val="32"/>
          </w:rPr>
          <mc:AlternateContent>
            <mc:Choice Requires="wps">
              <w:drawing>
                <wp:anchor distT="45720" distB="45720" distL="114300" distR="114300" simplePos="0" relativeHeight="251714560" behindDoc="0" locked="0" layoutInCell="1" allowOverlap="1" wp14:anchorId="7E34D8D9" wp14:editId="2EEB4449">
                  <wp:simplePos x="0" y="0"/>
                  <wp:positionH relativeFrom="margin">
                    <wp:posOffset>595993</wp:posOffset>
                  </wp:positionH>
                  <wp:positionV relativeFrom="page">
                    <wp:posOffset>424180</wp:posOffset>
                  </wp:positionV>
                  <wp:extent cx="5436870" cy="253365"/>
                  <wp:effectExtent l="0" t="0" r="0" b="0"/>
                  <wp:wrapSquare wrapText="bothSides"/>
                  <wp:docPr id="1422372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090A4127" w14:textId="77777777" w:rsidR="00AD58D8" w:rsidRPr="00377820" w:rsidRDefault="00AD58D8" w:rsidP="00AD58D8">
                              <w:pPr>
                                <w:pStyle w:val="Header"/>
                                <w:rPr>
                                  <w:ins w:id="283" w:author="Ajay kumar Chigurla" w:date="2023-09-21T11:55:00Z"/>
                                  <w:sz w:val="21"/>
                                  <w:szCs w:val="20"/>
                                </w:rPr>
                              </w:pPr>
                              <w:ins w:id="284"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34D8D9" id="_x0000_s1080" type="#_x0000_t202" style="position:absolute;left:0;text-align:left;margin-left:46.95pt;margin-top:33.4pt;width:428.1pt;height:19.95pt;z-index:251714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" stroked="f">
                  <v:textbox style="mso-fit-shape-to-text:t">
                    <w:txbxContent>
                      <w:p w14:paraId="090A4127" w14:textId="77777777" w:rsidR="00AD58D8" w:rsidRPr="00377820" w:rsidRDefault="00AD58D8" w:rsidP="00AD58D8">
                        <w:pPr>
                          <w:pStyle w:val="Header"/>
                          <w:rPr>
                            <w:ins w:id="285" w:author="Ajay kumar Chigurla" w:date="2023-09-21T11:55:00Z"/>
                            <w:sz w:val="21"/>
                            <w:szCs w:val="20"/>
                          </w:rPr>
                        </w:pPr>
                        <w:ins w:id="286"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
    <w:p w14:paraId="0968BD9E" w14:textId="64ACDF3A" w:rsidR="001D6264" w:rsidRDefault="001D6264" w:rsidP="001D6264">
      <w:pPr>
        <w:tabs>
          <w:tab w:val="left" w:pos="1640"/>
        </w:tabs>
        <w:ind w:left="0" w:firstLine="0"/>
      </w:pPr>
    </w:p>
    <w:p w14:paraId="00BF7A52" w14:textId="33E6482E" w:rsidR="001D6264" w:rsidRDefault="001D6264" w:rsidP="001D6264">
      <w:pPr>
        <w:tabs>
          <w:tab w:val="left" w:pos="1640"/>
        </w:tabs>
        <w:ind w:left="0" w:firstLine="0"/>
      </w:pPr>
    </w:p>
    <w:p w14:paraId="2391A4D3" w14:textId="77777777" w:rsidR="001D6264" w:rsidRDefault="001D6264" w:rsidP="001D6264">
      <w:pPr>
        <w:tabs>
          <w:tab w:val="left" w:pos="1640"/>
        </w:tabs>
        <w:ind w:left="0" w:firstLine="0"/>
      </w:pPr>
    </w:p>
    <w:p w14:paraId="60DBCE18" w14:textId="4DF3B13A" w:rsidR="001D6264" w:rsidRDefault="001D6264" w:rsidP="001D6264">
      <w:pPr>
        <w:tabs>
          <w:tab w:val="left" w:pos="1640"/>
        </w:tabs>
        <w:ind w:left="0" w:firstLine="0"/>
      </w:pPr>
    </w:p>
    <w:p w14:paraId="6944AA01" w14:textId="77777777" w:rsidR="001D6264" w:rsidRDefault="001D6264" w:rsidP="001D6264">
      <w:pPr>
        <w:tabs>
          <w:tab w:val="left" w:pos="1640"/>
        </w:tabs>
        <w:ind w:left="0" w:firstLine="0"/>
      </w:pPr>
    </w:p>
    <w:p w14:paraId="0D77FCB3" w14:textId="77777777" w:rsidR="001D6264" w:rsidRDefault="001D6264" w:rsidP="001D6264">
      <w:pPr>
        <w:tabs>
          <w:tab w:val="left" w:pos="1640"/>
        </w:tabs>
        <w:ind w:left="0" w:firstLine="0"/>
      </w:pPr>
    </w:p>
    <w:p w14:paraId="05864F2C" w14:textId="77777777" w:rsidR="001D6264" w:rsidRDefault="001D6264" w:rsidP="001D6264">
      <w:pPr>
        <w:tabs>
          <w:tab w:val="left" w:pos="1640"/>
        </w:tabs>
        <w:ind w:left="0" w:firstLine="0"/>
      </w:pPr>
    </w:p>
    <w:p w14:paraId="3F9C346F" w14:textId="77777777" w:rsidR="001D6264" w:rsidRDefault="001D6264" w:rsidP="001D6264">
      <w:pPr>
        <w:tabs>
          <w:tab w:val="left" w:pos="1640"/>
        </w:tabs>
        <w:ind w:left="0" w:firstLine="0"/>
      </w:pPr>
    </w:p>
    <w:p w14:paraId="64EF404A" w14:textId="49824EB1" w:rsidR="001D6264" w:rsidRDefault="001D6264" w:rsidP="001D6264">
      <w:pPr>
        <w:tabs>
          <w:tab w:val="left" w:pos="1640"/>
        </w:tabs>
        <w:ind w:left="0" w:firstLine="0"/>
        <w:rPr>
          <w:noProof/>
          <w:lang w:eastAsia="en-IN"/>
        </w:rPr>
      </w:pPr>
      <w:r>
        <w:rPr>
          <w:noProof/>
          <w:lang w:eastAsia="en-IN"/>
        </w:rPr>
        <w:drawing>
          <wp:inline distT="0" distB="0" distL="0" distR="0" wp14:anchorId="2711C726" wp14:editId="30DD65C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205F8A52" w14:textId="77777777" w:rsidR="001D6264" w:rsidRPr="001D6264" w:rsidRDefault="001D6264" w:rsidP="001D6264"/>
    <w:p w14:paraId="13DA7727" w14:textId="77777777" w:rsidR="001D6264" w:rsidRPr="001D6264" w:rsidRDefault="001D6264" w:rsidP="001D6264"/>
    <w:p w14:paraId="5BE36E3B" w14:textId="77777777" w:rsidR="001D6264" w:rsidRPr="001D6264" w:rsidRDefault="001D6264" w:rsidP="001D6264"/>
    <w:p w14:paraId="4D1996AA" w14:textId="77777777" w:rsidR="001D6264" w:rsidRPr="001D6264" w:rsidRDefault="001D6264" w:rsidP="001D6264"/>
    <w:p w14:paraId="4670466F" w14:textId="63771794" w:rsidR="001D6264" w:rsidRPr="001D6264" w:rsidRDefault="001D6264" w:rsidP="001D6264">
      <w:pPr>
        <w:autoSpaceDE w:val="0"/>
        <w:autoSpaceDN w:val="0"/>
        <w:adjustRightInd w:val="0"/>
        <w:spacing w:after="0"/>
        <w:ind w:leftChars="295" w:left="3800" w:hangingChars="1100" w:hanging="3092"/>
        <w:jc w:val="left"/>
      </w:pPr>
      <w:r>
        <w:rPr>
          <w:rFonts w:eastAsia="Calibri"/>
          <w:b/>
          <w:bCs/>
          <w:sz w:val="28"/>
          <w:szCs w:val="28"/>
        </w:rPr>
        <w:t xml:space="preserve">SCREENSHOT </w:t>
      </w:r>
      <w:proofErr w:type="gramStart"/>
      <w:r>
        <w:rPr>
          <w:rFonts w:eastAsia="Calibri"/>
          <w:b/>
          <w:bCs/>
          <w:sz w:val="28"/>
          <w:szCs w:val="28"/>
        </w:rPr>
        <w:t>5.7 :</w:t>
      </w:r>
      <w:proofErr w:type="gramEnd"/>
      <w:r>
        <w:rPr>
          <w:rFonts w:eastAsia="Calibri"/>
          <w:b/>
          <w:bCs/>
          <w:sz w:val="28"/>
          <w:szCs w:val="28"/>
        </w:rPr>
        <w:t xml:space="preserve"> </w:t>
      </w:r>
      <w:r w:rsidR="0068756F">
        <w:rPr>
          <w:sz w:val="28"/>
          <w:szCs w:val="28"/>
        </w:rPr>
        <w:t>click on ‘Train J48 Algorithm’ button.</w:t>
      </w:r>
    </w:p>
    <w:p w14:paraId="28F09A5E" w14:textId="26BE1CAF" w:rsidR="001D6264" w:rsidRDefault="001D6264" w:rsidP="001D6264">
      <w:pPr>
        <w:tabs>
          <w:tab w:val="left" w:pos="6145"/>
        </w:tabs>
        <w:ind w:left="0" w:firstLine="0"/>
        <w:jc w:val="left"/>
      </w:pPr>
    </w:p>
    <w:p w14:paraId="48CCD9F8" w14:textId="77777777" w:rsidR="001D6264" w:rsidRDefault="001D6264" w:rsidP="001D6264">
      <w:pPr>
        <w:tabs>
          <w:tab w:val="left" w:pos="6145"/>
        </w:tabs>
        <w:ind w:left="0" w:firstLine="0"/>
        <w:jc w:val="left"/>
      </w:pPr>
    </w:p>
    <w:p w14:paraId="37DE57B5" w14:textId="77777777" w:rsidR="001D6264" w:rsidRDefault="001D6264" w:rsidP="001D6264">
      <w:pPr>
        <w:tabs>
          <w:tab w:val="left" w:pos="6145"/>
        </w:tabs>
        <w:ind w:left="0" w:firstLine="0"/>
        <w:jc w:val="left"/>
      </w:pPr>
    </w:p>
    <w:p w14:paraId="54F656AF" w14:textId="7FB6D00A" w:rsidR="001D6264" w:rsidRDefault="001D6264" w:rsidP="001D6264">
      <w:pPr>
        <w:tabs>
          <w:tab w:val="left" w:pos="6145"/>
        </w:tabs>
        <w:ind w:left="0" w:firstLine="0"/>
        <w:jc w:val="left"/>
      </w:pPr>
    </w:p>
    <w:p w14:paraId="0110EC4E" w14:textId="627AAB39" w:rsidR="001D6264" w:rsidRDefault="001D6264" w:rsidP="001D6264">
      <w:pPr>
        <w:tabs>
          <w:tab w:val="left" w:pos="6145"/>
        </w:tabs>
        <w:ind w:left="0" w:firstLine="0"/>
        <w:jc w:val="left"/>
      </w:pPr>
    </w:p>
    <w:p w14:paraId="7B8CB13B" w14:textId="77777777" w:rsidR="001D6264" w:rsidRDefault="001D6264" w:rsidP="001D6264">
      <w:pPr>
        <w:tabs>
          <w:tab w:val="left" w:pos="6145"/>
        </w:tabs>
        <w:ind w:left="0" w:firstLine="0"/>
        <w:jc w:val="left"/>
      </w:pPr>
    </w:p>
    <w:p w14:paraId="1E23D75E" w14:textId="2F4B5E41" w:rsidR="001D6264" w:rsidRDefault="001D6264" w:rsidP="001D6264">
      <w:pPr>
        <w:tabs>
          <w:tab w:val="left" w:pos="6145"/>
        </w:tabs>
        <w:ind w:left="0" w:firstLine="0"/>
        <w:jc w:val="left"/>
      </w:pPr>
    </w:p>
    <w:p w14:paraId="7B4EC959" w14:textId="23580C3E" w:rsidR="001D6264" w:rsidRDefault="00637415" w:rsidP="001D6264">
      <w:pPr>
        <w:tabs>
          <w:tab w:val="left" w:pos="6145"/>
        </w:tabs>
        <w:ind w:left="0" w:firstLine="0"/>
        <w:jc w:val="left"/>
      </w:pPr>
      <w:r w:rsidRPr="009477AB">
        <w:rPr>
          <w:b/>
          <w:noProof/>
          <w:sz w:val="71"/>
        </w:rPr>
        <mc:AlternateContent>
          <mc:Choice Requires="wps">
            <w:drawing>
              <wp:anchor distT="45720" distB="45720" distL="114300" distR="114300" simplePos="0" relativeHeight="251814912" behindDoc="0" locked="0" layoutInCell="1" allowOverlap="1" wp14:anchorId="52B4D3E2" wp14:editId="03DA5CB3">
                <wp:simplePos x="0" y="0"/>
                <wp:positionH relativeFrom="margin">
                  <wp:align>right</wp:align>
                </wp:positionH>
                <wp:positionV relativeFrom="paragraph">
                  <wp:posOffset>229689</wp:posOffset>
                </wp:positionV>
                <wp:extent cx="5730240" cy="342900"/>
                <wp:effectExtent l="0" t="0" r="3810" b="0"/>
                <wp:wrapSquare wrapText="bothSides"/>
                <wp:docPr id="475853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1AD466A9" w14:textId="17619A14" w:rsidR="00637415" w:rsidRPr="003A5EC4" w:rsidRDefault="00637415">
                            <w:pPr>
                              <w:spacing w:line="360" w:lineRule="auto"/>
                              <w:ind w:left="0" w:firstLine="0"/>
                              <w:rPr>
                                <w:bCs/>
                                <w:szCs w:val="24"/>
                              </w:rPr>
                              <w:pPrChange w:id="287" w:author="Ajay kumar Chigurla" w:date="2023-09-21T11:55:00Z">
                                <w:pPr>
                                  <w:spacing w:line="360" w:lineRule="auto"/>
                                  <w:ind w:left="0" w:firstLineChars="100" w:firstLine="240"/>
                                </w:pPr>
                              </w:pPrChange>
                            </w:pPr>
                            <w:r>
                              <w:rPr>
                                <w:bCs/>
                                <w:szCs w:val="24"/>
                              </w:rPr>
                              <w:t xml:space="preserve">CMRTC                                                                                                                                          </w:t>
                            </w:r>
                            <w:del w:id="288" w:author="Ajay kumar Chigurla" w:date="2023-09-21T11:55:00Z">
                              <w:r>
                                <w:rPr>
                                  <w:bCs/>
                                  <w:szCs w:val="24"/>
                                </w:rPr>
                                <w:delText xml:space="preserve">  </w:delText>
                              </w:r>
                            </w:del>
                            <w:r>
                              <w:rPr>
                                <w:bCs/>
                                <w:szCs w:val="24"/>
                              </w:rPr>
                              <w:t>2</w:t>
                            </w:r>
                            <w:r w:rsidR="00000D1A">
                              <w:rPr>
                                <w:bCs/>
                                <w:szCs w:val="24"/>
                              </w:rPr>
                              <w:t>8</w:t>
                            </w:r>
                          </w:p>
                          <w:p w14:paraId="61731DB6"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4D3E2" id="_x0000_s1081" type="#_x0000_t202" style="position:absolute;margin-left:400pt;margin-top:18.1pt;width:451.2pt;height:27pt;z-index:251814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799EQ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" stroked="f">
                <v:textbox>
                  <w:txbxContent>
                    <w:p w14:paraId="1AD466A9" w14:textId="17619A14" w:rsidR="00637415" w:rsidRPr="003A5EC4" w:rsidRDefault="00637415">
                      <w:pPr>
                        <w:spacing w:line="360" w:lineRule="auto"/>
                        <w:ind w:left="0" w:firstLine="0"/>
                        <w:rPr>
                          <w:bCs/>
                          <w:szCs w:val="24"/>
                        </w:rPr>
                        <w:pPrChange w:id="289" w:author="Ajay kumar Chigurla" w:date="2023-09-21T11:55:00Z">
                          <w:pPr>
                            <w:spacing w:line="360" w:lineRule="auto"/>
                            <w:ind w:left="0" w:firstLineChars="100" w:firstLine="240"/>
                          </w:pPr>
                        </w:pPrChange>
                      </w:pPr>
                      <w:r>
                        <w:rPr>
                          <w:bCs/>
                          <w:szCs w:val="24"/>
                        </w:rPr>
                        <w:t xml:space="preserve">CMRTC                                                                                                                                          </w:t>
                      </w:r>
                      <w:del w:id="290" w:author="Ajay kumar Chigurla" w:date="2023-09-21T11:55:00Z">
                        <w:r>
                          <w:rPr>
                            <w:bCs/>
                            <w:szCs w:val="24"/>
                          </w:rPr>
                          <w:delText xml:space="preserve">  </w:delText>
                        </w:r>
                      </w:del>
                      <w:r>
                        <w:rPr>
                          <w:bCs/>
                          <w:szCs w:val="24"/>
                        </w:rPr>
                        <w:t>2</w:t>
                      </w:r>
                      <w:r w:rsidR="00000D1A">
                        <w:rPr>
                          <w:bCs/>
                          <w:szCs w:val="24"/>
                        </w:rPr>
                        <w:t>8</w:t>
                      </w:r>
                    </w:p>
                    <w:p w14:paraId="61731DB6" w14:textId="77777777" w:rsidR="00637415" w:rsidRDefault="00637415" w:rsidP="00637415"/>
                  </w:txbxContent>
                </v:textbox>
                <w10:wrap type="square" anchorx="margin"/>
              </v:shape>
            </w:pict>
          </mc:Fallback>
        </mc:AlternateContent>
      </w:r>
    </w:p>
    <w:p w14:paraId="4D5B983D" w14:textId="77777777" w:rsidR="001D6264" w:rsidRDefault="001D6264" w:rsidP="001D6264">
      <w:pPr>
        <w:tabs>
          <w:tab w:val="left" w:pos="6145"/>
        </w:tabs>
        <w:ind w:left="0" w:firstLine="0"/>
        <w:jc w:val="left"/>
      </w:pPr>
    </w:p>
    <w:p w14:paraId="7BE2F885" w14:textId="77777777" w:rsidR="001D6264" w:rsidRDefault="001D6264" w:rsidP="001D6264">
      <w:pPr>
        <w:tabs>
          <w:tab w:val="left" w:pos="6145"/>
        </w:tabs>
        <w:ind w:left="0" w:firstLine="0"/>
        <w:jc w:val="left"/>
      </w:pPr>
    </w:p>
    <w:p w14:paraId="36565DE5" w14:textId="77777777" w:rsidR="001D6264" w:rsidRDefault="001D6264" w:rsidP="001D6264">
      <w:pPr>
        <w:tabs>
          <w:tab w:val="left" w:pos="6145"/>
        </w:tabs>
        <w:ind w:left="0" w:firstLine="0"/>
        <w:jc w:val="left"/>
      </w:pPr>
    </w:p>
    <w:p w14:paraId="4C32BB42" w14:textId="77777777" w:rsidR="001D6264" w:rsidRDefault="001D6264" w:rsidP="001D6264">
      <w:pPr>
        <w:tabs>
          <w:tab w:val="left" w:pos="6145"/>
        </w:tabs>
        <w:ind w:left="0" w:firstLine="0"/>
        <w:jc w:val="left"/>
      </w:pPr>
    </w:p>
    <w:p w14:paraId="1EF084A5" w14:textId="77777777" w:rsidR="001D6264" w:rsidRDefault="001D6264" w:rsidP="001D6264">
      <w:pPr>
        <w:tabs>
          <w:tab w:val="left" w:pos="6145"/>
        </w:tabs>
        <w:ind w:left="0" w:firstLine="0"/>
        <w:jc w:val="left"/>
      </w:pPr>
    </w:p>
    <w:p w14:paraId="5F34ABC6" w14:textId="399DB550" w:rsidR="001D6264" w:rsidRDefault="00AD58D8" w:rsidP="001D6264">
      <w:pPr>
        <w:tabs>
          <w:tab w:val="left" w:pos="6145"/>
        </w:tabs>
        <w:ind w:left="0" w:firstLine="0"/>
        <w:jc w:val="left"/>
      </w:pPr>
      <w:ins w:id="291" w:author="Ajay kumar Chigurla" w:date="2023-09-21T11:55:00Z">
        <w:r w:rsidRPr="00377820">
          <w:rPr>
            <w:noProof/>
            <w:sz w:val="32"/>
          </w:rPr>
          <mc:AlternateContent>
            <mc:Choice Requires="wps">
              <w:drawing>
                <wp:anchor distT="45720" distB="45720" distL="114300" distR="114300" simplePos="0" relativeHeight="251716608" behindDoc="0" locked="0" layoutInCell="1" allowOverlap="1" wp14:anchorId="6A1F19AB" wp14:editId="60C2DCB1">
                  <wp:simplePos x="0" y="0"/>
                  <wp:positionH relativeFrom="margin">
                    <wp:posOffset>587829</wp:posOffset>
                  </wp:positionH>
                  <wp:positionV relativeFrom="page">
                    <wp:posOffset>377916</wp:posOffset>
                  </wp:positionV>
                  <wp:extent cx="5436870" cy="253365"/>
                  <wp:effectExtent l="0" t="0" r="0" b="0"/>
                  <wp:wrapSquare wrapText="bothSides"/>
                  <wp:docPr id="2080676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289A2B9D" w14:textId="77777777" w:rsidR="00AD58D8" w:rsidRPr="00377820" w:rsidRDefault="00AD58D8" w:rsidP="00AD58D8">
                              <w:pPr>
                                <w:pStyle w:val="Header"/>
                                <w:rPr>
                                  <w:ins w:id="292" w:author="Ajay kumar Chigurla" w:date="2023-09-21T11:55:00Z"/>
                                  <w:sz w:val="21"/>
                                  <w:szCs w:val="20"/>
                                </w:rPr>
                              </w:pPr>
                              <w:ins w:id="293"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1F19AB" id="_x0000_s1082" type="#_x0000_t202" style="position:absolute;margin-left:46.3pt;margin-top:29.75pt;width:428.1pt;height:19.95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" stroked="f">
                  <v:textbox style="mso-fit-shape-to-text:t">
                    <w:txbxContent>
                      <w:p w14:paraId="289A2B9D" w14:textId="77777777" w:rsidR="00AD58D8" w:rsidRPr="00377820" w:rsidRDefault="00AD58D8" w:rsidP="00AD58D8">
                        <w:pPr>
                          <w:pStyle w:val="Header"/>
                          <w:rPr>
                            <w:ins w:id="294" w:author="Ajay kumar Chigurla" w:date="2023-09-21T11:55:00Z"/>
                            <w:sz w:val="21"/>
                            <w:szCs w:val="20"/>
                          </w:rPr>
                        </w:pPr>
                        <w:ins w:id="295"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
    <w:p w14:paraId="022D3D25" w14:textId="77777777" w:rsidR="001D6264" w:rsidRDefault="001D6264" w:rsidP="001D6264">
      <w:pPr>
        <w:tabs>
          <w:tab w:val="left" w:pos="6145"/>
        </w:tabs>
        <w:ind w:left="0" w:firstLine="0"/>
        <w:jc w:val="left"/>
      </w:pPr>
    </w:p>
    <w:p w14:paraId="01448090" w14:textId="5ECEABB2" w:rsidR="001D6264" w:rsidRDefault="001D6264" w:rsidP="001D6264">
      <w:pPr>
        <w:tabs>
          <w:tab w:val="left" w:pos="6145"/>
        </w:tabs>
        <w:ind w:left="0" w:firstLine="0"/>
        <w:jc w:val="left"/>
      </w:pPr>
    </w:p>
    <w:p w14:paraId="1F153AB0" w14:textId="77777777" w:rsidR="001D6264" w:rsidRDefault="001D6264" w:rsidP="001D6264">
      <w:pPr>
        <w:tabs>
          <w:tab w:val="left" w:pos="6145"/>
        </w:tabs>
        <w:ind w:left="0" w:firstLine="0"/>
        <w:jc w:val="left"/>
      </w:pPr>
    </w:p>
    <w:p w14:paraId="1F8E9A52" w14:textId="77777777" w:rsidR="001D6264" w:rsidRDefault="001D6264" w:rsidP="001D6264">
      <w:pPr>
        <w:tabs>
          <w:tab w:val="left" w:pos="6145"/>
        </w:tabs>
        <w:ind w:left="0" w:firstLine="0"/>
        <w:jc w:val="left"/>
      </w:pPr>
    </w:p>
    <w:p w14:paraId="1D2E17B5" w14:textId="77777777" w:rsidR="001D6264" w:rsidRDefault="001D6264" w:rsidP="001D6264">
      <w:pPr>
        <w:tabs>
          <w:tab w:val="left" w:pos="6145"/>
        </w:tabs>
        <w:ind w:left="0" w:firstLine="0"/>
        <w:jc w:val="left"/>
      </w:pPr>
    </w:p>
    <w:p w14:paraId="7A976446" w14:textId="77777777" w:rsidR="001D6264" w:rsidRDefault="001D6264" w:rsidP="001D6264">
      <w:pPr>
        <w:tabs>
          <w:tab w:val="left" w:pos="6145"/>
        </w:tabs>
        <w:ind w:left="0" w:firstLine="0"/>
        <w:jc w:val="left"/>
      </w:pPr>
    </w:p>
    <w:p w14:paraId="1290B2B8" w14:textId="77777777" w:rsidR="001D6264" w:rsidRDefault="001D6264" w:rsidP="001D6264">
      <w:pPr>
        <w:tabs>
          <w:tab w:val="left" w:pos="6145"/>
        </w:tabs>
        <w:ind w:left="0" w:firstLine="0"/>
        <w:jc w:val="left"/>
      </w:pPr>
    </w:p>
    <w:p w14:paraId="7775FFB0" w14:textId="65DA581F" w:rsidR="001D6264" w:rsidRDefault="001D6264" w:rsidP="001D6264">
      <w:pPr>
        <w:tabs>
          <w:tab w:val="left" w:pos="6145"/>
        </w:tabs>
        <w:ind w:left="0" w:firstLine="0"/>
        <w:jc w:val="left"/>
        <w:rPr>
          <w:noProof/>
          <w:lang w:eastAsia="en-IN"/>
        </w:rPr>
      </w:pPr>
      <w:r>
        <w:rPr>
          <w:noProof/>
          <w:lang w:eastAsia="en-IN"/>
        </w:rPr>
        <w:drawing>
          <wp:inline distT="0" distB="0" distL="0" distR="0" wp14:anchorId="0473917B" wp14:editId="5CB99BE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465FFDED" w14:textId="77777777" w:rsidR="001D6264" w:rsidRPr="001D6264" w:rsidRDefault="001D6264" w:rsidP="001D6264"/>
    <w:p w14:paraId="0DC81F11" w14:textId="77777777" w:rsidR="001D6264" w:rsidRPr="001D6264" w:rsidRDefault="001D6264" w:rsidP="001D6264"/>
    <w:p w14:paraId="665A8356" w14:textId="77777777" w:rsidR="001D6264" w:rsidRPr="001D6264" w:rsidRDefault="001D6264" w:rsidP="001D6264"/>
    <w:p w14:paraId="2872C930" w14:textId="0C567FBA" w:rsidR="001D6264" w:rsidRDefault="001D6264" w:rsidP="001D6264">
      <w:pPr>
        <w:tabs>
          <w:tab w:val="left" w:pos="3293"/>
        </w:tabs>
        <w:ind w:left="0" w:firstLine="0"/>
      </w:pPr>
    </w:p>
    <w:p w14:paraId="5A17C50C" w14:textId="51BBDA97" w:rsidR="001D6264" w:rsidRDefault="001D6264" w:rsidP="001D6264">
      <w:pPr>
        <w:autoSpaceDE w:val="0"/>
        <w:autoSpaceDN w:val="0"/>
        <w:adjustRightInd w:val="0"/>
        <w:spacing w:after="0"/>
        <w:jc w:val="left"/>
      </w:pPr>
      <w:r>
        <w:rPr>
          <w:rFonts w:eastAsia="Calibri"/>
          <w:b/>
          <w:bCs/>
          <w:sz w:val="28"/>
          <w:szCs w:val="28"/>
        </w:rPr>
        <w:t xml:space="preserve">SCREENSHOT </w:t>
      </w:r>
      <w:proofErr w:type="gramStart"/>
      <w:r>
        <w:rPr>
          <w:rFonts w:eastAsia="Calibri"/>
          <w:b/>
          <w:bCs/>
          <w:sz w:val="28"/>
          <w:szCs w:val="28"/>
        </w:rPr>
        <w:t>5.8 :</w:t>
      </w:r>
      <w:proofErr w:type="gramEnd"/>
      <w:r>
        <w:rPr>
          <w:rFonts w:eastAsia="Calibri"/>
          <w:b/>
          <w:bCs/>
          <w:sz w:val="28"/>
          <w:szCs w:val="28"/>
        </w:rPr>
        <w:t xml:space="preserve">  </w:t>
      </w:r>
      <w:r w:rsidR="0068756F">
        <w:rPr>
          <w:sz w:val="28"/>
          <w:szCs w:val="28"/>
        </w:rPr>
        <w:t>click on ‘Run KNN Algorithm’ button.</w:t>
      </w:r>
    </w:p>
    <w:p w14:paraId="610B66DA" w14:textId="77777777" w:rsidR="001D6264" w:rsidRDefault="001D6264" w:rsidP="001D6264">
      <w:pPr>
        <w:autoSpaceDE w:val="0"/>
        <w:autoSpaceDN w:val="0"/>
        <w:adjustRightInd w:val="0"/>
        <w:spacing w:after="0"/>
        <w:jc w:val="left"/>
      </w:pPr>
    </w:p>
    <w:p w14:paraId="74DB37D1" w14:textId="77777777" w:rsidR="001D6264" w:rsidRDefault="001D6264" w:rsidP="001D6264">
      <w:pPr>
        <w:autoSpaceDE w:val="0"/>
        <w:autoSpaceDN w:val="0"/>
        <w:adjustRightInd w:val="0"/>
        <w:spacing w:after="0"/>
        <w:jc w:val="left"/>
      </w:pPr>
    </w:p>
    <w:p w14:paraId="2AFA6BD0" w14:textId="77777777" w:rsidR="001D6264" w:rsidRDefault="001D6264" w:rsidP="001D6264">
      <w:pPr>
        <w:autoSpaceDE w:val="0"/>
        <w:autoSpaceDN w:val="0"/>
        <w:adjustRightInd w:val="0"/>
        <w:spacing w:after="0"/>
        <w:jc w:val="left"/>
      </w:pPr>
    </w:p>
    <w:p w14:paraId="7344E553" w14:textId="77777777" w:rsidR="001D6264" w:rsidRDefault="001D6264" w:rsidP="001D6264">
      <w:pPr>
        <w:autoSpaceDE w:val="0"/>
        <w:autoSpaceDN w:val="0"/>
        <w:adjustRightInd w:val="0"/>
        <w:spacing w:after="0"/>
        <w:jc w:val="left"/>
      </w:pPr>
    </w:p>
    <w:p w14:paraId="73744DFA" w14:textId="32DDD57B" w:rsidR="001D6264" w:rsidRDefault="001D6264" w:rsidP="001D6264">
      <w:pPr>
        <w:autoSpaceDE w:val="0"/>
        <w:autoSpaceDN w:val="0"/>
        <w:adjustRightInd w:val="0"/>
        <w:spacing w:after="0"/>
        <w:jc w:val="left"/>
      </w:pPr>
    </w:p>
    <w:p w14:paraId="6F7B9068" w14:textId="77777777" w:rsidR="001D6264" w:rsidRDefault="001D6264" w:rsidP="001D6264">
      <w:pPr>
        <w:autoSpaceDE w:val="0"/>
        <w:autoSpaceDN w:val="0"/>
        <w:adjustRightInd w:val="0"/>
        <w:spacing w:after="0"/>
        <w:jc w:val="left"/>
      </w:pPr>
    </w:p>
    <w:p w14:paraId="60329278" w14:textId="0353A362" w:rsidR="001D6264" w:rsidRDefault="00637415" w:rsidP="001D6264">
      <w:pPr>
        <w:autoSpaceDE w:val="0"/>
        <w:autoSpaceDN w:val="0"/>
        <w:adjustRightInd w:val="0"/>
        <w:spacing w:after="0"/>
        <w:jc w:val="left"/>
      </w:pPr>
      <w:r w:rsidRPr="009477AB">
        <w:rPr>
          <w:b/>
          <w:noProof/>
          <w:sz w:val="71"/>
        </w:rPr>
        <mc:AlternateContent>
          <mc:Choice Requires="wps">
            <w:drawing>
              <wp:anchor distT="45720" distB="45720" distL="114300" distR="114300" simplePos="0" relativeHeight="251816960" behindDoc="0" locked="0" layoutInCell="1" allowOverlap="1" wp14:anchorId="11411988" wp14:editId="3AAF95F5">
                <wp:simplePos x="0" y="0"/>
                <wp:positionH relativeFrom="margin">
                  <wp:align>right</wp:align>
                </wp:positionH>
                <wp:positionV relativeFrom="paragraph">
                  <wp:posOffset>244475</wp:posOffset>
                </wp:positionV>
                <wp:extent cx="5730240" cy="342900"/>
                <wp:effectExtent l="0" t="0" r="3810" b="0"/>
                <wp:wrapSquare wrapText="bothSides"/>
                <wp:docPr id="1325829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6B22FF04" w14:textId="241F9DAC" w:rsidR="00637415" w:rsidRPr="003A5EC4" w:rsidRDefault="00637415">
                            <w:pPr>
                              <w:spacing w:line="360" w:lineRule="auto"/>
                              <w:ind w:left="0" w:firstLine="0"/>
                              <w:rPr>
                                <w:bCs/>
                                <w:szCs w:val="24"/>
                              </w:rPr>
                              <w:pPrChange w:id="296" w:author="Ajay kumar Chigurla" w:date="2023-09-21T11:55:00Z">
                                <w:pPr>
                                  <w:spacing w:line="360" w:lineRule="auto"/>
                                  <w:ind w:left="0" w:firstLineChars="100" w:firstLine="240"/>
                                </w:pPr>
                              </w:pPrChange>
                            </w:pPr>
                            <w:r>
                              <w:rPr>
                                <w:bCs/>
                                <w:szCs w:val="24"/>
                              </w:rPr>
                              <w:t xml:space="preserve">CMRTC                                                                                                                                          </w:t>
                            </w:r>
                            <w:del w:id="297" w:author="Ajay kumar Chigurla" w:date="2023-09-21T11:55:00Z">
                              <w:r>
                                <w:rPr>
                                  <w:bCs/>
                                  <w:szCs w:val="24"/>
                                </w:rPr>
                                <w:delText xml:space="preserve">  </w:delText>
                              </w:r>
                            </w:del>
                            <w:r w:rsidR="00000D1A">
                              <w:rPr>
                                <w:bCs/>
                                <w:szCs w:val="24"/>
                              </w:rPr>
                              <w:t>29</w:t>
                            </w:r>
                          </w:p>
                          <w:p w14:paraId="389E1AF0"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11988" id="_x0000_s1083" type="#_x0000_t202" style="position:absolute;left:0;text-align:left;margin-left:400pt;margin-top:19.25pt;width:451.2pt;height:27pt;z-index:251816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hNKEQ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" stroked="f">
                <v:textbox>
                  <w:txbxContent>
                    <w:p w14:paraId="6B22FF04" w14:textId="241F9DAC" w:rsidR="00637415" w:rsidRPr="003A5EC4" w:rsidRDefault="00637415">
                      <w:pPr>
                        <w:spacing w:line="360" w:lineRule="auto"/>
                        <w:ind w:left="0" w:firstLine="0"/>
                        <w:rPr>
                          <w:bCs/>
                          <w:szCs w:val="24"/>
                        </w:rPr>
                        <w:pPrChange w:id="298" w:author="Ajay kumar Chigurla" w:date="2023-09-21T11:55:00Z">
                          <w:pPr>
                            <w:spacing w:line="360" w:lineRule="auto"/>
                            <w:ind w:left="0" w:firstLineChars="100" w:firstLine="240"/>
                          </w:pPr>
                        </w:pPrChange>
                      </w:pPr>
                      <w:r>
                        <w:rPr>
                          <w:bCs/>
                          <w:szCs w:val="24"/>
                        </w:rPr>
                        <w:t xml:space="preserve">CMRTC                                                                                                                                          </w:t>
                      </w:r>
                      <w:del w:id="299" w:author="Ajay kumar Chigurla" w:date="2023-09-21T11:55:00Z">
                        <w:r>
                          <w:rPr>
                            <w:bCs/>
                            <w:szCs w:val="24"/>
                          </w:rPr>
                          <w:delText xml:space="preserve">  </w:delText>
                        </w:r>
                      </w:del>
                      <w:r w:rsidR="00000D1A">
                        <w:rPr>
                          <w:bCs/>
                          <w:szCs w:val="24"/>
                        </w:rPr>
                        <w:t>29</w:t>
                      </w:r>
                    </w:p>
                    <w:p w14:paraId="389E1AF0" w14:textId="77777777" w:rsidR="00637415" w:rsidRDefault="00637415" w:rsidP="00637415"/>
                  </w:txbxContent>
                </v:textbox>
                <w10:wrap type="square" anchorx="margin"/>
              </v:shape>
            </w:pict>
          </mc:Fallback>
        </mc:AlternateContent>
      </w:r>
    </w:p>
    <w:p w14:paraId="54567808" w14:textId="77777777" w:rsidR="001D6264" w:rsidRDefault="001D6264" w:rsidP="001D6264">
      <w:pPr>
        <w:autoSpaceDE w:val="0"/>
        <w:autoSpaceDN w:val="0"/>
        <w:adjustRightInd w:val="0"/>
        <w:spacing w:after="0"/>
        <w:jc w:val="left"/>
      </w:pPr>
    </w:p>
    <w:p w14:paraId="1AA7CF26" w14:textId="77777777" w:rsidR="001D6264" w:rsidRDefault="001D6264" w:rsidP="001D6264">
      <w:pPr>
        <w:autoSpaceDE w:val="0"/>
        <w:autoSpaceDN w:val="0"/>
        <w:adjustRightInd w:val="0"/>
        <w:spacing w:after="0"/>
        <w:jc w:val="left"/>
      </w:pPr>
    </w:p>
    <w:p w14:paraId="70753B83" w14:textId="77777777" w:rsidR="001D6264" w:rsidRDefault="001D6264" w:rsidP="001D6264">
      <w:pPr>
        <w:autoSpaceDE w:val="0"/>
        <w:autoSpaceDN w:val="0"/>
        <w:adjustRightInd w:val="0"/>
        <w:spacing w:after="0"/>
        <w:jc w:val="left"/>
      </w:pPr>
    </w:p>
    <w:p w14:paraId="2A555B34" w14:textId="77777777" w:rsidR="001D6264" w:rsidRDefault="001D6264" w:rsidP="001D6264">
      <w:pPr>
        <w:autoSpaceDE w:val="0"/>
        <w:autoSpaceDN w:val="0"/>
        <w:adjustRightInd w:val="0"/>
        <w:spacing w:after="0"/>
        <w:jc w:val="left"/>
      </w:pPr>
    </w:p>
    <w:p w14:paraId="25A75BF7" w14:textId="77777777" w:rsidR="001D6264" w:rsidRDefault="001D6264" w:rsidP="001D6264">
      <w:pPr>
        <w:autoSpaceDE w:val="0"/>
        <w:autoSpaceDN w:val="0"/>
        <w:adjustRightInd w:val="0"/>
        <w:spacing w:after="0"/>
        <w:jc w:val="left"/>
      </w:pPr>
    </w:p>
    <w:p w14:paraId="6308B839" w14:textId="77777777" w:rsidR="001D6264" w:rsidRDefault="001D6264" w:rsidP="001D6264">
      <w:pPr>
        <w:autoSpaceDE w:val="0"/>
        <w:autoSpaceDN w:val="0"/>
        <w:adjustRightInd w:val="0"/>
        <w:spacing w:after="0"/>
        <w:jc w:val="left"/>
      </w:pPr>
    </w:p>
    <w:p w14:paraId="1B24595E" w14:textId="77777777" w:rsidR="001D6264" w:rsidRDefault="001D6264" w:rsidP="001D6264">
      <w:pPr>
        <w:autoSpaceDE w:val="0"/>
        <w:autoSpaceDN w:val="0"/>
        <w:adjustRightInd w:val="0"/>
        <w:spacing w:after="0"/>
        <w:jc w:val="left"/>
      </w:pPr>
    </w:p>
    <w:p w14:paraId="7A874B33" w14:textId="0AFAEBF4" w:rsidR="001D6264" w:rsidRDefault="00AD58D8" w:rsidP="001D6264">
      <w:pPr>
        <w:autoSpaceDE w:val="0"/>
        <w:autoSpaceDN w:val="0"/>
        <w:adjustRightInd w:val="0"/>
        <w:spacing w:after="0"/>
        <w:jc w:val="left"/>
      </w:pPr>
      <w:ins w:id="300" w:author="Ajay kumar Chigurla" w:date="2023-09-21T11:55:00Z">
        <w:r w:rsidRPr="00377820">
          <w:rPr>
            <w:noProof/>
            <w:sz w:val="32"/>
          </w:rPr>
          <mc:AlternateContent>
            <mc:Choice Requires="wps">
              <w:drawing>
                <wp:anchor distT="45720" distB="45720" distL="114300" distR="114300" simplePos="0" relativeHeight="251718656" behindDoc="0" locked="0" layoutInCell="1" allowOverlap="1" wp14:anchorId="64D00EB0" wp14:editId="5C2A74EB">
                  <wp:simplePos x="0" y="0"/>
                  <wp:positionH relativeFrom="margin">
                    <wp:posOffset>760004</wp:posOffset>
                  </wp:positionH>
                  <wp:positionV relativeFrom="page">
                    <wp:posOffset>372745</wp:posOffset>
                  </wp:positionV>
                  <wp:extent cx="5436870" cy="253365"/>
                  <wp:effectExtent l="0" t="0" r="0" b="0"/>
                  <wp:wrapSquare wrapText="bothSides"/>
                  <wp:docPr id="2115923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5A140316" w14:textId="77777777" w:rsidR="00AD58D8" w:rsidRPr="00377820" w:rsidRDefault="00AD58D8" w:rsidP="00AD58D8">
                              <w:pPr>
                                <w:pStyle w:val="Header"/>
                                <w:rPr>
                                  <w:ins w:id="301" w:author="Ajay kumar Chigurla" w:date="2023-09-21T11:55:00Z"/>
                                  <w:sz w:val="21"/>
                                  <w:szCs w:val="20"/>
                                </w:rPr>
                              </w:pPr>
                              <w:ins w:id="302"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00EB0" id="_x0000_s1084" type="#_x0000_t202" style="position:absolute;left:0;text-align:left;margin-left:59.85pt;margin-top:29.35pt;width:428.1pt;height:19.95pt;z-index:251718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" stroked="f">
                  <v:textbox style="mso-fit-shape-to-text:t">
                    <w:txbxContent>
                      <w:p w14:paraId="5A140316" w14:textId="77777777" w:rsidR="00AD58D8" w:rsidRPr="00377820" w:rsidRDefault="00AD58D8" w:rsidP="00AD58D8">
                        <w:pPr>
                          <w:pStyle w:val="Header"/>
                          <w:rPr>
                            <w:ins w:id="303" w:author="Ajay kumar Chigurla" w:date="2023-09-21T11:55:00Z"/>
                            <w:sz w:val="21"/>
                            <w:szCs w:val="20"/>
                          </w:rPr>
                        </w:pPr>
                        <w:ins w:id="304"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
    <w:p w14:paraId="0AC7CF12" w14:textId="1ED5CBDF" w:rsidR="001D6264" w:rsidRDefault="001D6264" w:rsidP="001D6264">
      <w:pPr>
        <w:autoSpaceDE w:val="0"/>
        <w:autoSpaceDN w:val="0"/>
        <w:adjustRightInd w:val="0"/>
        <w:spacing w:after="0"/>
        <w:jc w:val="left"/>
      </w:pPr>
    </w:p>
    <w:p w14:paraId="2436235C" w14:textId="77777777" w:rsidR="001D6264" w:rsidRDefault="001D6264" w:rsidP="001D6264">
      <w:pPr>
        <w:autoSpaceDE w:val="0"/>
        <w:autoSpaceDN w:val="0"/>
        <w:adjustRightInd w:val="0"/>
        <w:spacing w:after="0"/>
        <w:jc w:val="left"/>
      </w:pPr>
    </w:p>
    <w:p w14:paraId="696E839B" w14:textId="77777777" w:rsidR="001D6264" w:rsidRDefault="001D6264" w:rsidP="001D6264">
      <w:pPr>
        <w:autoSpaceDE w:val="0"/>
        <w:autoSpaceDN w:val="0"/>
        <w:adjustRightInd w:val="0"/>
        <w:spacing w:after="0"/>
        <w:jc w:val="left"/>
      </w:pPr>
    </w:p>
    <w:p w14:paraId="72F7050B" w14:textId="77777777" w:rsidR="001D6264" w:rsidRDefault="001D6264" w:rsidP="001D6264">
      <w:pPr>
        <w:autoSpaceDE w:val="0"/>
        <w:autoSpaceDN w:val="0"/>
        <w:adjustRightInd w:val="0"/>
        <w:spacing w:after="0"/>
        <w:jc w:val="left"/>
      </w:pPr>
    </w:p>
    <w:p w14:paraId="797813A7" w14:textId="77777777" w:rsidR="001D6264" w:rsidRDefault="001D6264" w:rsidP="001D6264">
      <w:pPr>
        <w:autoSpaceDE w:val="0"/>
        <w:autoSpaceDN w:val="0"/>
        <w:adjustRightInd w:val="0"/>
        <w:spacing w:after="0"/>
        <w:jc w:val="left"/>
      </w:pPr>
    </w:p>
    <w:p w14:paraId="4F5B73E5" w14:textId="06C803AD" w:rsidR="001D6264" w:rsidRDefault="0068756F" w:rsidP="001D6264">
      <w:pPr>
        <w:autoSpaceDE w:val="0"/>
        <w:autoSpaceDN w:val="0"/>
        <w:adjustRightInd w:val="0"/>
        <w:spacing w:after="0"/>
        <w:jc w:val="left"/>
      </w:pPr>
      <w:r>
        <w:rPr>
          <w:noProof/>
          <w:lang w:eastAsia="en-IN"/>
        </w:rPr>
        <w:drawing>
          <wp:inline distT="0" distB="0" distL="0" distR="0" wp14:anchorId="4241C004" wp14:editId="22A3B0A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19C89FC8" w14:textId="77777777" w:rsidR="001D6264" w:rsidRDefault="001D6264" w:rsidP="001D6264">
      <w:pPr>
        <w:autoSpaceDE w:val="0"/>
        <w:autoSpaceDN w:val="0"/>
        <w:adjustRightInd w:val="0"/>
        <w:spacing w:after="0"/>
        <w:jc w:val="left"/>
      </w:pPr>
    </w:p>
    <w:p w14:paraId="10C0C188" w14:textId="77777777" w:rsidR="0068756F" w:rsidRDefault="0068756F" w:rsidP="001D6264">
      <w:pPr>
        <w:autoSpaceDE w:val="0"/>
        <w:autoSpaceDN w:val="0"/>
        <w:adjustRightInd w:val="0"/>
        <w:spacing w:after="0"/>
        <w:jc w:val="left"/>
      </w:pPr>
    </w:p>
    <w:p w14:paraId="569A5EC5" w14:textId="77777777" w:rsidR="0068756F" w:rsidRDefault="0068756F" w:rsidP="001D6264">
      <w:pPr>
        <w:autoSpaceDE w:val="0"/>
        <w:autoSpaceDN w:val="0"/>
        <w:adjustRightInd w:val="0"/>
        <w:spacing w:after="0"/>
        <w:jc w:val="left"/>
      </w:pPr>
    </w:p>
    <w:p w14:paraId="5C96740E" w14:textId="77777777" w:rsidR="0068756F" w:rsidRDefault="0068756F" w:rsidP="001D6264">
      <w:pPr>
        <w:autoSpaceDE w:val="0"/>
        <w:autoSpaceDN w:val="0"/>
        <w:adjustRightInd w:val="0"/>
        <w:spacing w:after="0"/>
        <w:jc w:val="left"/>
      </w:pPr>
    </w:p>
    <w:p w14:paraId="47F2F486" w14:textId="0553AC3D" w:rsidR="0068756F" w:rsidRDefault="0068756F" w:rsidP="0068756F">
      <w:pPr>
        <w:autoSpaceDE w:val="0"/>
        <w:autoSpaceDN w:val="0"/>
        <w:adjustRightInd w:val="0"/>
        <w:spacing w:after="0"/>
        <w:rPr>
          <w:rFonts w:eastAsia="Calibri"/>
          <w:sz w:val="28"/>
          <w:szCs w:val="28"/>
        </w:rPr>
      </w:pPr>
      <w:r>
        <w:rPr>
          <w:rFonts w:eastAsia="Calibri"/>
          <w:b/>
          <w:bCs/>
          <w:sz w:val="28"/>
          <w:szCs w:val="28"/>
        </w:rPr>
        <w:t xml:space="preserve">SCREENSHOT 5.9: </w:t>
      </w:r>
      <w:r>
        <w:rPr>
          <w:sz w:val="28"/>
          <w:szCs w:val="28"/>
        </w:rPr>
        <w:t>click on ‘Run Random Forest Algorithm’ button.</w:t>
      </w:r>
    </w:p>
    <w:p w14:paraId="7B3DBD86" w14:textId="77777777" w:rsidR="0068756F" w:rsidRDefault="0068756F" w:rsidP="001D6264">
      <w:pPr>
        <w:autoSpaceDE w:val="0"/>
        <w:autoSpaceDN w:val="0"/>
        <w:adjustRightInd w:val="0"/>
        <w:spacing w:after="0"/>
        <w:jc w:val="left"/>
      </w:pPr>
    </w:p>
    <w:p w14:paraId="42D9F2F0" w14:textId="77777777" w:rsidR="0068756F" w:rsidRDefault="0068756F" w:rsidP="001D6264">
      <w:pPr>
        <w:autoSpaceDE w:val="0"/>
        <w:autoSpaceDN w:val="0"/>
        <w:adjustRightInd w:val="0"/>
        <w:spacing w:after="0"/>
        <w:jc w:val="left"/>
      </w:pPr>
    </w:p>
    <w:p w14:paraId="2BB5E2F1" w14:textId="77777777" w:rsidR="0068756F" w:rsidRDefault="0068756F" w:rsidP="001D6264">
      <w:pPr>
        <w:autoSpaceDE w:val="0"/>
        <w:autoSpaceDN w:val="0"/>
        <w:adjustRightInd w:val="0"/>
        <w:spacing w:after="0"/>
        <w:jc w:val="left"/>
      </w:pPr>
    </w:p>
    <w:p w14:paraId="786BB8AB" w14:textId="5F7D0401" w:rsidR="0068756F" w:rsidRDefault="0068756F" w:rsidP="001D6264">
      <w:pPr>
        <w:autoSpaceDE w:val="0"/>
        <w:autoSpaceDN w:val="0"/>
        <w:adjustRightInd w:val="0"/>
        <w:spacing w:after="0"/>
        <w:jc w:val="left"/>
      </w:pPr>
    </w:p>
    <w:p w14:paraId="0F9D5648" w14:textId="7F81EF38" w:rsidR="0068756F" w:rsidRDefault="0068756F" w:rsidP="001D6264">
      <w:pPr>
        <w:autoSpaceDE w:val="0"/>
        <w:autoSpaceDN w:val="0"/>
        <w:adjustRightInd w:val="0"/>
        <w:spacing w:after="0"/>
        <w:jc w:val="left"/>
      </w:pPr>
    </w:p>
    <w:p w14:paraId="05309CCB" w14:textId="6837B746" w:rsidR="0068756F" w:rsidRDefault="0068756F" w:rsidP="001D6264">
      <w:pPr>
        <w:autoSpaceDE w:val="0"/>
        <w:autoSpaceDN w:val="0"/>
        <w:adjustRightInd w:val="0"/>
        <w:spacing w:after="0"/>
        <w:jc w:val="left"/>
      </w:pPr>
    </w:p>
    <w:p w14:paraId="3B1A7698" w14:textId="5A0F734D" w:rsidR="0068756F" w:rsidRDefault="00637415" w:rsidP="001D6264">
      <w:pPr>
        <w:autoSpaceDE w:val="0"/>
        <w:autoSpaceDN w:val="0"/>
        <w:adjustRightInd w:val="0"/>
        <w:spacing w:after="0"/>
        <w:jc w:val="left"/>
      </w:pPr>
      <w:r w:rsidRPr="009477AB">
        <w:rPr>
          <w:b/>
          <w:noProof/>
          <w:sz w:val="71"/>
        </w:rPr>
        <mc:AlternateContent>
          <mc:Choice Requires="wps">
            <w:drawing>
              <wp:anchor distT="45720" distB="45720" distL="114300" distR="114300" simplePos="0" relativeHeight="251819008" behindDoc="0" locked="0" layoutInCell="1" allowOverlap="1" wp14:anchorId="497E81CE" wp14:editId="1DC7421E">
                <wp:simplePos x="0" y="0"/>
                <wp:positionH relativeFrom="margin">
                  <wp:align>right</wp:align>
                </wp:positionH>
                <wp:positionV relativeFrom="paragraph">
                  <wp:posOffset>290285</wp:posOffset>
                </wp:positionV>
                <wp:extent cx="5730240" cy="342900"/>
                <wp:effectExtent l="0" t="0" r="3810" b="0"/>
                <wp:wrapSquare wrapText="bothSides"/>
                <wp:docPr id="706361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7D18AA0D" w14:textId="08E1FABE" w:rsidR="00637415" w:rsidRPr="003A5EC4" w:rsidRDefault="00637415">
                            <w:pPr>
                              <w:spacing w:line="360" w:lineRule="auto"/>
                              <w:ind w:left="0" w:firstLine="0"/>
                              <w:rPr>
                                <w:bCs/>
                                <w:szCs w:val="24"/>
                              </w:rPr>
                              <w:pPrChange w:id="305" w:author="Ajay kumar Chigurla" w:date="2023-09-21T11:55:00Z">
                                <w:pPr>
                                  <w:spacing w:line="360" w:lineRule="auto"/>
                                  <w:ind w:left="0" w:firstLineChars="100" w:firstLine="240"/>
                                </w:pPr>
                              </w:pPrChange>
                            </w:pPr>
                            <w:r>
                              <w:rPr>
                                <w:bCs/>
                                <w:szCs w:val="24"/>
                              </w:rPr>
                              <w:t xml:space="preserve">CMRTC                                                                                                                                          </w:t>
                            </w:r>
                            <w:del w:id="306" w:author="Ajay kumar Chigurla" w:date="2023-09-21T11:55:00Z">
                              <w:r>
                                <w:rPr>
                                  <w:bCs/>
                                  <w:szCs w:val="24"/>
                                </w:rPr>
                                <w:delText xml:space="preserve">  </w:delText>
                              </w:r>
                            </w:del>
                            <w:r w:rsidR="00DB11FD">
                              <w:rPr>
                                <w:bCs/>
                                <w:szCs w:val="24"/>
                              </w:rPr>
                              <w:t>3</w:t>
                            </w:r>
                            <w:r w:rsidR="00000D1A">
                              <w:rPr>
                                <w:bCs/>
                                <w:szCs w:val="24"/>
                              </w:rPr>
                              <w:t>0</w:t>
                            </w:r>
                          </w:p>
                          <w:p w14:paraId="3640A198"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E81CE" id="_x0000_s1085" type="#_x0000_t202" style="position:absolute;left:0;text-align:left;margin-left:400pt;margin-top:22.85pt;width:451.2pt;height:27pt;z-index:251819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1bMEQ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" stroked="f">
                <v:textbox>
                  <w:txbxContent>
                    <w:p w14:paraId="7D18AA0D" w14:textId="08E1FABE" w:rsidR="00637415" w:rsidRPr="003A5EC4" w:rsidRDefault="00637415">
                      <w:pPr>
                        <w:spacing w:line="360" w:lineRule="auto"/>
                        <w:ind w:left="0" w:firstLine="0"/>
                        <w:rPr>
                          <w:bCs/>
                          <w:szCs w:val="24"/>
                        </w:rPr>
                        <w:pPrChange w:id="307" w:author="Ajay kumar Chigurla" w:date="2023-09-21T11:55:00Z">
                          <w:pPr>
                            <w:spacing w:line="360" w:lineRule="auto"/>
                            <w:ind w:left="0" w:firstLineChars="100" w:firstLine="240"/>
                          </w:pPr>
                        </w:pPrChange>
                      </w:pPr>
                      <w:r>
                        <w:rPr>
                          <w:bCs/>
                          <w:szCs w:val="24"/>
                        </w:rPr>
                        <w:t xml:space="preserve">CMRTC                                                                                                                                          </w:t>
                      </w:r>
                      <w:del w:id="308" w:author="Ajay kumar Chigurla" w:date="2023-09-21T11:55:00Z">
                        <w:r>
                          <w:rPr>
                            <w:bCs/>
                            <w:szCs w:val="24"/>
                          </w:rPr>
                          <w:delText xml:space="preserve">  </w:delText>
                        </w:r>
                      </w:del>
                      <w:r w:rsidR="00DB11FD">
                        <w:rPr>
                          <w:bCs/>
                          <w:szCs w:val="24"/>
                        </w:rPr>
                        <w:t>3</w:t>
                      </w:r>
                      <w:r w:rsidR="00000D1A">
                        <w:rPr>
                          <w:bCs/>
                          <w:szCs w:val="24"/>
                        </w:rPr>
                        <w:t>0</w:t>
                      </w:r>
                    </w:p>
                    <w:p w14:paraId="3640A198" w14:textId="77777777" w:rsidR="00637415" w:rsidRDefault="00637415" w:rsidP="00637415"/>
                  </w:txbxContent>
                </v:textbox>
                <w10:wrap type="square" anchorx="margin"/>
              </v:shape>
            </w:pict>
          </mc:Fallback>
        </mc:AlternateContent>
      </w:r>
    </w:p>
    <w:p w14:paraId="3BDF5337" w14:textId="77777777" w:rsidR="0068756F" w:rsidRDefault="0068756F" w:rsidP="001D6264">
      <w:pPr>
        <w:autoSpaceDE w:val="0"/>
        <w:autoSpaceDN w:val="0"/>
        <w:adjustRightInd w:val="0"/>
        <w:spacing w:after="0"/>
        <w:jc w:val="left"/>
      </w:pPr>
    </w:p>
    <w:p w14:paraId="643AABC6" w14:textId="77777777" w:rsidR="0068756F" w:rsidRDefault="0068756F" w:rsidP="001D6264">
      <w:pPr>
        <w:autoSpaceDE w:val="0"/>
        <w:autoSpaceDN w:val="0"/>
        <w:adjustRightInd w:val="0"/>
        <w:spacing w:after="0"/>
        <w:jc w:val="left"/>
      </w:pPr>
    </w:p>
    <w:p w14:paraId="6527C2F8" w14:textId="77777777" w:rsidR="0068756F" w:rsidRDefault="0068756F" w:rsidP="001D6264">
      <w:pPr>
        <w:autoSpaceDE w:val="0"/>
        <w:autoSpaceDN w:val="0"/>
        <w:adjustRightInd w:val="0"/>
        <w:spacing w:after="0"/>
        <w:jc w:val="left"/>
      </w:pPr>
    </w:p>
    <w:p w14:paraId="71E7F5D3" w14:textId="77777777" w:rsidR="0068756F" w:rsidRDefault="0068756F" w:rsidP="001D6264">
      <w:pPr>
        <w:autoSpaceDE w:val="0"/>
        <w:autoSpaceDN w:val="0"/>
        <w:adjustRightInd w:val="0"/>
        <w:spacing w:after="0"/>
        <w:jc w:val="left"/>
      </w:pPr>
    </w:p>
    <w:p w14:paraId="10706D6B" w14:textId="77777777" w:rsidR="0068756F" w:rsidRDefault="0068756F" w:rsidP="001D6264">
      <w:pPr>
        <w:autoSpaceDE w:val="0"/>
        <w:autoSpaceDN w:val="0"/>
        <w:adjustRightInd w:val="0"/>
        <w:spacing w:after="0"/>
        <w:jc w:val="left"/>
      </w:pPr>
    </w:p>
    <w:p w14:paraId="774A654F" w14:textId="77777777" w:rsidR="0068756F" w:rsidRDefault="0068756F" w:rsidP="001D6264">
      <w:pPr>
        <w:autoSpaceDE w:val="0"/>
        <w:autoSpaceDN w:val="0"/>
        <w:adjustRightInd w:val="0"/>
        <w:spacing w:after="0"/>
        <w:jc w:val="left"/>
      </w:pPr>
    </w:p>
    <w:p w14:paraId="1027E661" w14:textId="77777777" w:rsidR="0068756F" w:rsidRDefault="0068756F" w:rsidP="001D6264">
      <w:pPr>
        <w:autoSpaceDE w:val="0"/>
        <w:autoSpaceDN w:val="0"/>
        <w:adjustRightInd w:val="0"/>
        <w:spacing w:after="0"/>
        <w:jc w:val="left"/>
      </w:pPr>
    </w:p>
    <w:p w14:paraId="3FD9C057" w14:textId="77777777" w:rsidR="0068756F" w:rsidRDefault="0068756F" w:rsidP="001D6264">
      <w:pPr>
        <w:autoSpaceDE w:val="0"/>
        <w:autoSpaceDN w:val="0"/>
        <w:adjustRightInd w:val="0"/>
        <w:spacing w:after="0"/>
        <w:jc w:val="left"/>
      </w:pPr>
    </w:p>
    <w:p w14:paraId="6D6B3B0D" w14:textId="77777777" w:rsidR="0068756F" w:rsidRDefault="0068756F" w:rsidP="001D6264">
      <w:pPr>
        <w:autoSpaceDE w:val="0"/>
        <w:autoSpaceDN w:val="0"/>
        <w:adjustRightInd w:val="0"/>
        <w:spacing w:after="0"/>
        <w:jc w:val="left"/>
      </w:pPr>
    </w:p>
    <w:p w14:paraId="40954F7B" w14:textId="33D7E452" w:rsidR="0068756F" w:rsidRDefault="00AD58D8" w:rsidP="001D6264">
      <w:pPr>
        <w:autoSpaceDE w:val="0"/>
        <w:autoSpaceDN w:val="0"/>
        <w:adjustRightInd w:val="0"/>
        <w:spacing w:after="0"/>
        <w:jc w:val="left"/>
      </w:pPr>
      <w:ins w:id="309" w:author="Ajay kumar Chigurla" w:date="2023-09-21T11:55:00Z">
        <w:r w:rsidRPr="00377820">
          <w:rPr>
            <w:noProof/>
            <w:sz w:val="32"/>
          </w:rPr>
          <mc:AlternateContent>
            <mc:Choice Requires="wps">
              <w:drawing>
                <wp:anchor distT="45720" distB="45720" distL="114300" distR="114300" simplePos="0" relativeHeight="251720704" behindDoc="0" locked="0" layoutInCell="1" allowOverlap="1" wp14:anchorId="7C5EDE26" wp14:editId="78EF8544">
                  <wp:simplePos x="0" y="0"/>
                  <wp:positionH relativeFrom="margin">
                    <wp:posOffset>718457</wp:posOffset>
                  </wp:positionH>
                  <wp:positionV relativeFrom="page">
                    <wp:posOffset>372564</wp:posOffset>
                  </wp:positionV>
                  <wp:extent cx="5436870" cy="253365"/>
                  <wp:effectExtent l="0" t="0" r="0" b="0"/>
                  <wp:wrapSquare wrapText="bothSides"/>
                  <wp:docPr id="331779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63D43270" w14:textId="77777777" w:rsidR="00AD58D8" w:rsidRPr="00377820" w:rsidRDefault="00AD58D8" w:rsidP="00AD58D8">
                              <w:pPr>
                                <w:pStyle w:val="Header"/>
                                <w:rPr>
                                  <w:ins w:id="310" w:author="Ajay kumar Chigurla" w:date="2023-09-21T11:55:00Z"/>
                                  <w:sz w:val="21"/>
                                  <w:szCs w:val="20"/>
                                </w:rPr>
                              </w:pPr>
                              <w:ins w:id="311"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EDE26" id="_x0000_s1086" type="#_x0000_t202" style="position:absolute;left:0;text-align:left;margin-left:56.55pt;margin-top:29.35pt;width:428.1pt;height:19.95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" stroked="f">
                  <v:textbox style="mso-fit-shape-to-text:t">
                    <w:txbxContent>
                      <w:p w14:paraId="63D43270" w14:textId="77777777" w:rsidR="00AD58D8" w:rsidRPr="00377820" w:rsidRDefault="00AD58D8" w:rsidP="00AD58D8">
                        <w:pPr>
                          <w:pStyle w:val="Header"/>
                          <w:rPr>
                            <w:ins w:id="312" w:author="Ajay kumar Chigurla" w:date="2023-09-21T11:55:00Z"/>
                            <w:sz w:val="21"/>
                            <w:szCs w:val="20"/>
                          </w:rPr>
                        </w:pPr>
                        <w:ins w:id="313"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
    <w:p w14:paraId="7DE6DC63" w14:textId="77777777" w:rsidR="0068756F" w:rsidRDefault="0068756F" w:rsidP="001D6264">
      <w:pPr>
        <w:autoSpaceDE w:val="0"/>
        <w:autoSpaceDN w:val="0"/>
        <w:adjustRightInd w:val="0"/>
        <w:spacing w:after="0"/>
        <w:jc w:val="left"/>
      </w:pPr>
    </w:p>
    <w:p w14:paraId="49B0198C" w14:textId="77777777" w:rsidR="0068756F" w:rsidRDefault="0068756F" w:rsidP="00637415">
      <w:pPr>
        <w:autoSpaceDE w:val="0"/>
        <w:autoSpaceDN w:val="0"/>
        <w:adjustRightInd w:val="0"/>
        <w:spacing w:after="0"/>
        <w:ind w:left="0" w:firstLine="0"/>
        <w:jc w:val="left"/>
      </w:pPr>
    </w:p>
    <w:p w14:paraId="7FD07323" w14:textId="77777777" w:rsidR="0068756F" w:rsidRDefault="0068756F" w:rsidP="001D6264">
      <w:pPr>
        <w:autoSpaceDE w:val="0"/>
        <w:autoSpaceDN w:val="0"/>
        <w:adjustRightInd w:val="0"/>
        <w:spacing w:after="0"/>
        <w:jc w:val="left"/>
      </w:pPr>
    </w:p>
    <w:p w14:paraId="428596FB" w14:textId="77777777" w:rsidR="0068756F" w:rsidRDefault="0068756F" w:rsidP="000A255F">
      <w:pPr>
        <w:autoSpaceDE w:val="0"/>
        <w:autoSpaceDN w:val="0"/>
        <w:adjustRightInd w:val="0"/>
        <w:spacing w:after="0"/>
        <w:ind w:left="0" w:firstLine="0"/>
        <w:jc w:val="left"/>
      </w:pPr>
    </w:p>
    <w:p w14:paraId="3ED3172C" w14:textId="334C9892" w:rsidR="0068756F" w:rsidRDefault="0068756F" w:rsidP="001D6264">
      <w:pPr>
        <w:autoSpaceDE w:val="0"/>
        <w:autoSpaceDN w:val="0"/>
        <w:adjustRightInd w:val="0"/>
        <w:spacing w:after="0"/>
        <w:jc w:val="left"/>
      </w:pPr>
      <w:r>
        <w:rPr>
          <w:noProof/>
          <w:lang w:eastAsia="en-IN"/>
        </w:rPr>
        <w:drawing>
          <wp:inline distT="0" distB="0" distL="0" distR="0" wp14:anchorId="1C85EACA" wp14:editId="3EBCCFD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346A1497" w14:textId="77777777" w:rsidR="0068756F" w:rsidRPr="0068756F" w:rsidRDefault="0068756F" w:rsidP="0068756F"/>
    <w:p w14:paraId="1BE76A5C" w14:textId="77777777" w:rsidR="0068756F" w:rsidRPr="0068756F" w:rsidRDefault="0068756F" w:rsidP="0068756F"/>
    <w:p w14:paraId="4E880D8F" w14:textId="77777777" w:rsidR="0068756F" w:rsidRDefault="0068756F" w:rsidP="0068756F">
      <w:pPr>
        <w:ind w:left="0" w:firstLine="0"/>
      </w:pPr>
    </w:p>
    <w:p w14:paraId="68225DB4" w14:textId="02068310" w:rsidR="0068756F" w:rsidRDefault="0068756F" w:rsidP="0068756F">
      <w:pPr>
        <w:autoSpaceDE w:val="0"/>
        <w:autoSpaceDN w:val="0"/>
        <w:adjustRightInd w:val="0"/>
        <w:spacing w:after="0"/>
        <w:ind w:left="710" w:firstLine="0"/>
        <w:rPr>
          <w:sz w:val="28"/>
          <w:szCs w:val="28"/>
        </w:rPr>
      </w:pPr>
      <w:r>
        <w:rPr>
          <w:rFonts w:eastAsia="Calibri"/>
          <w:b/>
          <w:bCs/>
          <w:sz w:val="28"/>
          <w:szCs w:val="28"/>
        </w:rPr>
        <w:t xml:space="preserve">SCREENSHOT </w:t>
      </w:r>
      <w:proofErr w:type="gramStart"/>
      <w:r>
        <w:rPr>
          <w:rFonts w:eastAsia="Calibri"/>
          <w:b/>
          <w:bCs/>
          <w:sz w:val="28"/>
          <w:szCs w:val="28"/>
        </w:rPr>
        <w:t>5.10 :</w:t>
      </w:r>
      <w:proofErr w:type="gramEnd"/>
      <w:r>
        <w:rPr>
          <w:rFonts w:eastAsia="Calibri"/>
          <w:b/>
          <w:bCs/>
          <w:sz w:val="28"/>
          <w:szCs w:val="28"/>
        </w:rPr>
        <w:t xml:space="preserve"> </w:t>
      </w:r>
      <w:r>
        <w:rPr>
          <w:sz w:val="28"/>
          <w:szCs w:val="28"/>
        </w:rPr>
        <w:t>click on ‘Run ANN Algorithm’ button.</w:t>
      </w:r>
    </w:p>
    <w:p w14:paraId="52655E4E" w14:textId="77777777" w:rsidR="0068756F" w:rsidRDefault="0068756F" w:rsidP="0068756F">
      <w:pPr>
        <w:autoSpaceDE w:val="0"/>
        <w:autoSpaceDN w:val="0"/>
        <w:adjustRightInd w:val="0"/>
        <w:spacing w:after="0"/>
        <w:ind w:left="710" w:firstLine="0"/>
        <w:rPr>
          <w:rFonts w:eastAsia="Calibri"/>
          <w:sz w:val="28"/>
          <w:szCs w:val="28"/>
        </w:rPr>
      </w:pPr>
    </w:p>
    <w:p w14:paraId="40348E81" w14:textId="09D316C3" w:rsidR="0068756F" w:rsidRDefault="0068756F" w:rsidP="0068756F">
      <w:pPr>
        <w:autoSpaceDE w:val="0"/>
        <w:autoSpaceDN w:val="0"/>
        <w:adjustRightInd w:val="0"/>
        <w:spacing w:after="0"/>
        <w:ind w:left="710" w:firstLine="0"/>
        <w:rPr>
          <w:rFonts w:eastAsia="Calibri"/>
          <w:sz w:val="28"/>
          <w:szCs w:val="28"/>
        </w:rPr>
      </w:pPr>
    </w:p>
    <w:p w14:paraId="64E2BDC4" w14:textId="77777777" w:rsidR="0068756F" w:rsidRDefault="0068756F" w:rsidP="0068756F">
      <w:pPr>
        <w:autoSpaceDE w:val="0"/>
        <w:autoSpaceDN w:val="0"/>
        <w:adjustRightInd w:val="0"/>
        <w:spacing w:after="0"/>
        <w:ind w:left="710" w:firstLine="0"/>
        <w:rPr>
          <w:rFonts w:eastAsia="Calibri"/>
          <w:sz w:val="28"/>
          <w:szCs w:val="28"/>
        </w:rPr>
      </w:pPr>
    </w:p>
    <w:p w14:paraId="61ABD524" w14:textId="3E57A98D" w:rsidR="0068756F" w:rsidRDefault="0068756F" w:rsidP="0068756F">
      <w:pPr>
        <w:autoSpaceDE w:val="0"/>
        <w:autoSpaceDN w:val="0"/>
        <w:adjustRightInd w:val="0"/>
        <w:spacing w:after="0"/>
        <w:ind w:left="710" w:firstLine="0"/>
        <w:rPr>
          <w:rFonts w:eastAsia="Calibri"/>
          <w:sz w:val="28"/>
          <w:szCs w:val="28"/>
        </w:rPr>
      </w:pPr>
    </w:p>
    <w:p w14:paraId="214BDCB6" w14:textId="5718C892" w:rsidR="0068756F" w:rsidRDefault="0068756F" w:rsidP="0068756F">
      <w:pPr>
        <w:autoSpaceDE w:val="0"/>
        <w:autoSpaceDN w:val="0"/>
        <w:adjustRightInd w:val="0"/>
        <w:spacing w:after="0"/>
        <w:ind w:left="710" w:firstLine="0"/>
        <w:rPr>
          <w:rFonts w:eastAsia="Calibri"/>
          <w:sz w:val="28"/>
          <w:szCs w:val="28"/>
        </w:rPr>
      </w:pPr>
    </w:p>
    <w:p w14:paraId="35779D67" w14:textId="021CEAD8" w:rsidR="0068756F" w:rsidRDefault="00637415" w:rsidP="0068756F">
      <w:pPr>
        <w:autoSpaceDE w:val="0"/>
        <w:autoSpaceDN w:val="0"/>
        <w:adjustRightInd w:val="0"/>
        <w:spacing w:after="0"/>
        <w:ind w:left="710" w:firstLine="0"/>
        <w:rPr>
          <w:rFonts w:eastAsia="Calibri"/>
          <w:sz w:val="28"/>
          <w:szCs w:val="28"/>
        </w:rPr>
      </w:pPr>
      <w:r w:rsidRPr="009477AB">
        <w:rPr>
          <w:b/>
          <w:noProof/>
          <w:sz w:val="71"/>
        </w:rPr>
        <mc:AlternateContent>
          <mc:Choice Requires="wps">
            <w:drawing>
              <wp:anchor distT="45720" distB="45720" distL="114300" distR="114300" simplePos="0" relativeHeight="251821056" behindDoc="0" locked="0" layoutInCell="1" allowOverlap="1" wp14:anchorId="11F286A5" wp14:editId="2A6A1632">
                <wp:simplePos x="0" y="0"/>
                <wp:positionH relativeFrom="margin">
                  <wp:align>right</wp:align>
                </wp:positionH>
                <wp:positionV relativeFrom="paragraph">
                  <wp:posOffset>316139</wp:posOffset>
                </wp:positionV>
                <wp:extent cx="5730240" cy="342900"/>
                <wp:effectExtent l="0" t="0" r="3810" b="0"/>
                <wp:wrapSquare wrapText="bothSides"/>
                <wp:docPr id="1188873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00403705" w14:textId="6DAA22FE" w:rsidR="00637415" w:rsidRPr="003A5EC4" w:rsidRDefault="00637415">
                            <w:pPr>
                              <w:spacing w:line="360" w:lineRule="auto"/>
                              <w:ind w:left="0" w:firstLine="0"/>
                              <w:rPr>
                                <w:bCs/>
                                <w:szCs w:val="24"/>
                              </w:rPr>
                              <w:pPrChange w:id="314" w:author="Ajay kumar Chigurla" w:date="2023-09-21T11:55:00Z">
                                <w:pPr>
                                  <w:spacing w:line="360" w:lineRule="auto"/>
                                  <w:ind w:left="0" w:firstLineChars="100" w:firstLine="240"/>
                                </w:pPr>
                              </w:pPrChange>
                            </w:pPr>
                            <w:r>
                              <w:rPr>
                                <w:bCs/>
                                <w:szCs w:val="24"/>
                              </w:rPr>
                              <w:t xml:space="preserve">CMRTC                                                                                                                                          </w:t>
                            </w:r>
                            <w:del w:id="315" w:author="Ajay kumar Chigurla" w:date="2023-09-21T11:55:00Z">
                              <w:r>
                                <w:rPr>
                                  <w:bCs/>
                                  <w:szCs w:val="24"/>
                                </w:rPr>
                                <w:delText xml:space="preserve">  </w:delText>
                              </w:r>
                            </w:del>
                            <w:r w:rsidR="00DB11FD">
                              <w:rPr>
                                <w:bCs/>
                                <w:szCs w:val="24"/>
                              </w:rPr>
                              <w:t>3</w:t>
                            </w:r>
                            <w:r w:rsidR="00000D1A">
                              <w:rPr>
                                <w:bCs/>
                                <w:szCs w:val="24"/>
                              </w:rPr>
                              <w:t>1</w:t>
                            </w:r>
                          </w:p>
                          <w:p w14:paraId="3A8B5E2F"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286A5" id="_x0000_s1087" type="#_x0000_t202" style="position:absolute;left:0;text-align:left;margin-left:400pt;margin-top:24.9pt;width:451.2pt;height:27pt;z-index:251821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" stroked="f">
                <v:textbox>
                  <w:txbxContent>
                    <w:p w14:paraId="00403705" w14:textId="6DAA22FE" w:rsidR="00637415" w:rsidRPr="003A5EC4" w:rsidRDefault="00637415">
                      <w:pPr>
                        <w:spacing w:line="360" w:lineRule="auto"/>
                        <w:ind w:left="0" w:firstLine="0"/>
                        <w:rPr>
                          <w:bCs/>
                          <w:szCs w:val="24"/>
                        </w:rPr>
                        <w:pPrChange w:id="316" w:author="Ajay kumar Chigurla" w:date="2023-09-21T11:55:00Z">
                          <w:pPr>
                            <w:spacing w:line="360" w:lineRule="auto"/>
                            <w:ind w:left="0" w:firstLineChars="100" w:firstLine="240"/>
                          </w:pPr>
                        </w:pPrChange>
                      </w:pPr>
                      <w:r>
                        <w:rPr>
                          <w:bCs/>
                          <w:szCs w:val="24"/>
                        </w:rPr>
                        <w:t xml:space="preserve">CMRTC                                                                                                                                          </w:t>
                      </w:r>
                      <w:del w:id="317" w:author="Ajay kumar Chigurla" w:date="2023-09-21T11:55:00Z">
                        <w:r>
                          <w:rPr>
                            <w:bCs/>
                            <w:szCs w:val="24"/>
                          </w:rPr>
                          <w:delText xml:space="preserve">  </w:delText>
                        </w:r>
                      </w:del>
                      <w:r w:rsidR="00DB11FD">
                        <w:rPr>
                          <w:bCs/>
                          <w:szCs w:val="24"/>
                        </w:rPr>
                        <w:t>3</w:t>
                      </w:r>
                      <w:r w:rsidR="00000D1A">
                        <w:rPr>
                          <w:bCs/>
                          <w:szCs w:val="24"/>
                        </w:rPr>
                        <w:t>1</w:t>
                      </w:r>
                    </w:p>
                    <w:p w14:paraId="3A8B5E2F" w14:textId="77777777" w:rsidR="00637415" w:rsidRDefault="00637415" w:rsidP="00637415"/>
                  </w:txbxContent>
                </v:textbox>
                <w10:wrap type="square" anchorx="margin"/>
              </v:shape>
            </w:pict>
          </mc:Fallback>
        </mc:AlternateContent>
      </w:r>
    </w:p>
    <w:p w14:paraId="143FFD11" w14:textId="77777777" w:rsidR="0068756F" w:rsidRDefault="0068756F" w:rsidP="0068756F">
      <w:pPr>
        <w:autoSpaceDE w:val="0"/>
        <w:autoSpaceDN w:val="0"/>
        <w:adjustRightInd w:val="0"/>
        <w:spacing w:after="0"/>
        <w:ind w:left="710" w:firstLine="0"/>
        <w:rPr>
          <w:rFonts w:eastAsia="Calibri"/>
          <w:sz w:val="28"/>
          <w:szCs w:val="28"/>
        </w:rPr>
      </w:pPr>
    </w:p>
    <w:p w14:paraId="1924AAF2" w14:textId="77777777" w:rsidR="0068756F" w:rsidRDefault="0068756F" w:rsidP="0068756F">
      <w:pPr>
        <w:autoSpaceDE w:val="0"/>
        <w:autoSpaceDN w:val="0"/>
        <w:adjustRightInd w:val="0"/>
        <w:spacing w:after="0"/>
        <w:ind w:left="710" w:firstLine="0"/>
        <w:rPr>
          <w:rFonts w:eastAsia="Calibri"/>
          <w:sz w:val="28"/>
          <w:szCs w:val="28"/>
        </w:rPr>
      </w:pPr>
    </w:p>
    <w:p w14:paraId="6A6FCE3C" w14:textId="77777777" w:rsidR="0068756F" w:rsidRDefault="0068756F" w:rsidP="0068756F">
      <w:pPr>
        <w:autoSpaceDE w:val="0"/>
        <w:autoSpaceDN w:val="0"/>
        <w:adjustRightInd w:val="0"/>
        <w:spacing w:after="0"/>
        <w:ind w:left="710" w:firstLine="0"/>
        <w:rPr>
          <w:rFonts w:eastAsia="Calibri"/>
          <w:sz w:val="28"/>
          <w:szCs w:val="28"/>
        </w:rPr>
      </w:pPr>
    </w:p>
    <w:p w14:paraId="7FC8CD47" w14:textId="77777777" w:rsidR="0068756F" w:rsidRDefault="0068756F" w:rsidP="0068756F">
      <w:pPr>
        <w:autoSpaceDE w:val="0"/>
        <w:autoSpaceDN w:val="0"/>
        <w:adjustRightInd w:val="0"/>
        <w:spacing w:after="0"/>
        <w:ind w:left="710" w:firstLine="0"/>
        <w:rPr>
          <w:rFonts w:eastAsia="Calibri"/>
          <w:sz w:val="28"/>
          <w:szCs w:val="28"/>
        </w:rPr>
      </w:pPr>
    </w:p>
    <w:p w14:paraId="7D05A87B" w14:textId="77777777" w:rsidR="0068756F" w:rsidRDefault="0068756F" w:rsidP="0068756F">
      <w:pPr>
        <w:autoSpaceDE w:val="0"/>
        <w:autoSpaceDN w:val="0"/>
        <w:adjustRightInd w:val="0"/>
        <w:spacing w:after="0"/>
        <w:ind w:left="710" w:firstLine="0"/>
        <w:rPr>
          <w:rFonts w:eastAsia="Calibri"/>
          <w:sz w:val="28"/>
          <w:szCs w:val="28"/>
        </w:rPr>
      </w:pPr>
    </w:p>
    <w:p w14:paraId="41457B9B" w14:textId="42E238B5" w:rsidR="0068756F" w:rsidRDefault="00AD58D8" w:rsidP="00637415">
      <w:pPr>
        <w:autoSpaceDE w:val="0"/>
        <w:autoSpaceDN w:val="0"/>
        <w:adjustRightInd w:val="0"/>
        <w:spacing w:after="0"/>
        <w:ind w:left="0" w:firstLine="0"/>
        <w:rPr>
          <w:rFonts w:eastAsia="Calibri"/>
          <w:sz w:val="28"/>
          <w:szCs w:val="28"/>
        </w:rPr>
      </w:pPr>
      <w:ins w:id="318" w:author="Ajay kumar Chigurla" w:date="2023-09-21T11:55:00Z">
        <w:r w:rsidRPr="00377820">
          <w:rPr>
            <w:noProof/>
            <w:sz w:val="32"/>
          </w:rPr>
          <mc:AlternateContent>
            <mc:Choice Requires="wps">
              <w:drawing>
                <wp:anchor distT="45720" distB="45720" distL="114300" distR="114300" simplePos="0" relativeHeight="251722752" behindDoc="0" locked="0" layoutInCell="1" allowOverlap="1" wp14:anchorId="312C47E6" wp14:editId="19F185C8">
                  <wp:simplePos x="0" y="0"/>
                  <wp:positionH relativeFrom="margin">
                    <wp:posOffset>743676</wp:posOffset>
                  </wp:positionH>
                  <wp:positionV relativeFrom="page">
                    <wp:posOffset>455839</wp:posOffset>
                  </wp:positionV>
                  <wp:extent cx="5436870" cy="253365"/>
                  <wp:effectExtent l="0" t="0" r="0" b="0"/>
                  <wp:wrapSquare wrapText="bothSides"/>
                  <wp:docPr id="1674056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17D88189" w14:textId="77777777" w:rsidR="00AD58D8" w:rsidRPr="00377820" w:rsidRDefault="00AD58D8" w:rsidP="00AD58D8">
                              <w:pPr>
                                <w:pStyle w:val="Header"/>
                                <w:rPr>
                                  <w:ins w:id="319" w:author="Ajay kumar Chigurla" w:date="2023-09-21T11:55:00Z"/>
                                  <w:sz w:val="21"/>
                                  <w:szCs w:val="20"/>
                                </w:rPr>
                              </w:pPr>
                              <w:ins w:id="320"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2C47E6" id="_x0000_s1088" type="#_x0000_t202" style="position:absolute;left:0;text-align:left;margin-left:58.55pt;margin-top:35.9pt;width:428.1pt;height:19.95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" stroked="f">
                  <v:textbox style="mso-fit-shape-to-text:t">
                    <w:txbxContent>
                      <w:p w14:paraId="17D88189" w14:textId="77777777" w:rsidR="00AD58D8" w:rsidRPr="00377820" w:rsidRDefault="00AD58D8" w:rsidP="00AD58D8">
                        <w:pPr>
                          <w:pStyle w:val="Header"/>
                          <w:rPr>
                            <w:ins w:id="321" w:author="Ajay kumar Chigurla" w:date="2023-09-21T11:55:00Z"/>
                            <w:sz w:val="21"/>
                            <w:szCs w:val="20"/>
                          </w:rPr>
                        </w:pPr>
                        <w:ins w:id="322"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
    <w:p w14:paraId="5CFDB811" w14:textId="77777777" w:rsidR="0068756F" w:rsidRDefault="0068756F" w:rsidP="000A255F">
      <w:pPr>
        <w:autoSpaceDE w:val="0"/>
        <w:autoSpaceDN w:val="0"/>
        <w:adjustRightInd w:val="0"/>
        <w:spacing w:after="0"/>
        <w:ind w:left="0" w:firstLine="0"/>
        <w:rPr>
          <w:rFonts w:eastAsia="Calibri"/>
          <w:sz w:val="28"/>
          <w:szCs w:val="28"/>
        </w:rPr>
      </w:pPr>
    </w:p>
    <w:p w14:paraId="58C223FD" w14:textId="77777777" w:rsidR="0068756F" w:rsidRDefault="0068756F" w:rsidP="0068756F">
      <w:pPr>
        <w:autoSpaceDE w:val="0"/>
        <w:autoSpaceDN w:val="0"/>
        <w:adjustRightInd w:val="0"/>
        <w:spacing w:after="0"/>
        <w:ind w:left="710" w:firstLine="0"/>
        <w:rPr>
          <w:rFonts w:eastAsia="Calibri"/>
          <w:sz w:val="28"/>
          <w:szCs w:val="28"/>
        </w:rPr>
      </w:pPr>
    </w:p>
    <w:p w14:paraId="29ADE872" w14:textId="2F6EB11F" w:rsidR="0068756F" w:rsidRDefault="0068756F" w:rsidP="0068756F">
      <w:pPr>
        <w:autoSpaceDE w:val="0"/>
        <w:autoSpaceDN w:val="0"/>
        <w:adjustRightInd w:val="0"/>
        <w:spacing w:after="0"/>
        <w:ind w:left="710" w:firstLine="0"/>
        <w:rPr>
          <w:rFonts w:eastAsia="Calibri"/>
          <w:sz w:val="28"/>
          <w:szCs w:val="28"/>
        </w:rPr>
      </w:pPr>
      <w:r>
        <w:rPr>
          <w:noProof/>
          <w:lang w:eastAsia="en-IN"/>
        </w:rPr>
        <w:drawing>
          <wp:inline distT="0" distB="0" distL="0" distR="0" wp14:anchorId="448DBD6A" wp14:editId="004C85F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5D6E3634" w14:textId="77777777" w:rsidR="0068756F" w:rsidRDefault="0068756F" w:rsidP="0068756F"/>
    <w:p w14:paraId="3D159D27" w14:textId="77777777" w:rsidR="0068756F" w:rsidRDefault="0068756F" w:rsidP="0068756F"/>
    <w:p w14:paraId="4402BA76" w14:textId="77777777" w:rsidR="0068756F" w:rsidRDefault="0068756F" w:rsidP="0068756F"/>
    <w:p w14:paraId="2BF6D9A0" w14:textId="77777777" w:rsidR="0068756F" w:rsidRDefault="0068756F" w:rsidP="0068756F"/>
    <w:p w14:paraId="61B80772" w14:textId="382129E1" w:rsidR="0068756F" w:rsidRDefault="0068756F" w:rsidP="0068756F">
      <w:pPr>
        <w:ind w:firstLine="720"/>
        <w:rPr>
          <w:sz w:val="28"/>
          <w:szCs w:val="28"/>
        </w:rPr>
      </w:pPr>
      <w:bookmarkStart w:id="323" w:name="_Hlk146148859"/>
      <w:r>
        <w:rPr>
          <w:rFonts w:eastAsia="Calibri"/>
          <w:b/>
          <w:bCs/>
          <w:sz w:val="28"/>
          <w:szCs w:val="28"/>
        </w:rPr>
        <w:t xml:space="preserve">SCREENSHOT </w:t>
      </w:r>
      <w:proofErr w:type="gramStart"/>
      <w:r>
        <w:rPr>
          <w:rFonts w:eastAsia="Calibri"/>
          <w:b/>
          <w:bCs/>
          <w:sz w:val="28"/>
          <w:szCs w:val="28"/>
        </w:rPr>
        <w:t>5.11 :</w:t>
      </w:r>
      <w:proofErr w:type="gramEnd"/>
      <w:r>
        <w:rPr>
          <w:sz w:val="28"/>
          <w:szCs w:val="28"/>
        </w:rPr>
        <w:t xml:space="preserve"> click on ‘Comparison Graph’ button.</w:t>
      </w:r>
      <w:r w:rsidRPr="0068756F">
        <w:rPr>
          <w:sz w:val="28"/>
          <w:szCs w:val="28"/>
        </w:rPr>
        <w:t xml:space="preserve"> </w:t>
      </w:r>
      <w:r>
        <w:rPr>
          <w:sz w:val="28"/>
          <w:szCs w:val="28"/>
        </w:rPr>
        <w:t xml:space="preserve">In above graph x-axis represents algorithm names and y-axis represents accuracy and other metrics like precision, recall etc. different </w:t>
      </w:r>
      <w:proofErr w:type="spellStart"/>
      <w:r>
        <w:rPr>
          <w:sz w:val="28"/>
          <w:szCs w:val="28"/>
        </w:rPr>
        <w:t>colour</w:t>
      </w:r>
      <w:proofErr w:type="spellEnd"/>
      <w:r>
        <w:rPr>
          <w:sz w:val="28"/>
          <w:szCs w:val="28"/>
        </w:rPr>
        <w:t xml:space="preserve"> bar represents different metrics and in all </w:t>
      </w:r>
      <w:proofErr w:type="gramStart"/>
      <w:r>
        <w:rPr>
          <w:sz w:val="28"/>
          <w:szCs w:val="28"/>
        </w:rPr>
        <w:t>algorithms</w:t>
      </w:r>
      <w:proofErr w:type="gramEnd"/>
      <w:r>
        <w:rPr>
          <w:sz w:val="28"/>
          <w:szCs w:val="28"/>
        </w:rPr>
        <w:t xml:space="preserve"> ANN got high accuracy</w:t>
      </w:r>
    </w:p>
    <w:p w14:paraId="1D87D057" w14:textId="6C0287D0" w:rsidR="0068756F" w:rsidRDefault="0068756F" w:rsidP="0068756F">
      <w:pPr>
        <w:autoSpaceDE w:val="0"/>
        <w:autoSpaceDN w:val="0"/>
        <w:adjustRightInd w:val="0"/>
        <w:spacing w:after="0"/>
        <w:rPr>
          <w:rFonts w:eastAsia="Calibri"/>
          <w:sz w:val="28"/>
          <w:szCs w:val="28"/>
        </w:rPr>
      </w:pPr>
    </w:p>
    <w:bookmarkEnd w:id="323"/>
    <w:p w14:paraId="4D1A0044" w14:textId="77777777" w:rsidR="0068756F" w:rsidRDefault="0068756F" w:rsidP="0068756F"/>
    <w:p w14:paraId="284F9CB8" w14:textId="2A1802AB" w:rsidR="0068756F" w:rsidRDefault="0068756F" w:rsidP="0068756F"/>
    <w:p w14:paraId="479A799F" w14:textId="678A2498" w:rsidR="0068756F" w:rsidRDefault="0068756F" w:rsidP="0068756F"/>
    <w:p w14:paraId="714D3BF0" w14:textId="3257D3F0" w:rsidR="0068756F" w:rsidRDefault="0068756F" w:rsidP="0068756F"/>
    <w:p w14:paraId="3CF61C5A" w14:textId="6B54EC0D" w:rsidR="0068756F" w:rsidRDefault="0068756F" w:rsidP="0068756F"/>
    <w:p w14:paraId="50F12CD8" w14:textId="762B2E0A" w:rsidR="0068756F" w:rsidRDefault="00637415" w:rsidP="0068756F">
      <w:r w:rsidRPr="009477AB">
        <w:rPr>
          <w:b/>
          <w:noProof/>
          <w:sz w:val="71"/>
        </w:rPr>
        <mc:AlternateContent>
          <mc:Choice Requires="wps">
            <w:drawing>
              <wp:anchor distT="45720" distB="45720" distL="114300" distR="114300" simplePos="0" relativeHeight="251823104" behindDoc="0" locked="0" layoutInCell="1" allowOverlap="1" wp14:anchorId="02B4CFB0" wp14:editId="71922041">
                <wp:simplePos x="0" y="0"/>
                <wp:positionH relativeFrom="margin">
                  <wp:align>right</wp:align>
                </wp:positionH>
                <wp:positionV relativeFrom="paragraph">
                  <wp:posOffset>265067</wp:posOffset>
                </wp:positionV>
                <wp:extent cx="5730240" cy="342900"/>
                <wp:effectExtent l="0" t="0" r="3810" b="0"/>
                <wp:wrapSquare wrapText="bothSides"/>
                <wp:docPr id="988146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7BA65F9A" w14:textId="23676B54" w:rsidR="00637415" w:rsidRPr="003A5EC4" w:rsidRDefault="00637415">
                            <w:pPr>
                              <w:spacing w:line="360" w:lineRule="auto"/>
                              <w:ind w:left="0" w:firstLine="0"/>
                              <w:rPr>
                                <w:bCs/>
                                <w:szCs w:val="24"/>
                              </w:rPr>
                              <w:pPrChange w:id="324" w:author="Ajay kumar Chigurla" w:date="2023-09-21T11:55:00Z">
                                <w:pPr>
                                  <w:spacing w:line="360" w:lineRule="auto"/>
                                  <w:ind w:left="0" w:firstLineChars="100" w:firstLine="240"/>
                                </w:pPr>
                              </w:pPrChange>
                            </w:pPr>
                            <w:r>
                              <w:rPr>
                                <w:bCs/>
                                <w:szCs w:val="24"/>
                              </w:rPr>
                              <w:t xml:space="preserve">CMRTC                                                                                                                                          </w:t>
                            </w:r>
                            <w:del w:id="325" w:author="Ajay kumar Chigurla" w:date="2023-09-21T11:55:00Z">
                              <w:r>
                                <w:rPr>
                                  <w:bCs/>
                                  <w:szCs w:val="24"/>
                                </w:rPr>
                                <w:delText xml:space="preserve">  </w:delText>
                              </w:r>
                            </w:del>
                            <w:r w:rsidR="00DB11FD">
                              <w:rPr>
                                <w:bCs/>
                                <w:szCs w:val="24"/>
                              </w:rPr>
                              <w:t>3</w:t>
                            </w:r>
                            <w:r w:rsidR="00000D1A">
                              <w:rPr>
                                <w:bCs/>
                                <w:szCs w:val="24"/>
                              </w:rPr>
                              <w:t>2</w:t>
                            </w:r>
                          </w:p>
                          <w:p w14:paraId="38AE8DB5"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4CFB0" id="_x0000_s1089" type="#_x0000_t202" style="position:absolute;left:0;text-align:left;margin-left:400pt;margin-top:20.85pt;width:451.2pt;height:27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" stroked="f">
                <v:textbox>
                  <w:txbxContent>
                    <w:p w14:paraId="7BA65F9A" w14:textId="23676B54" w:rsidR="00637415" w:rsidRPr="003A5EC4" w:rsidRDefault="00637415">
                      <w:pPr>
                        <w:spacing w:line="360" w:lineRule="auto"/>
                        <w:ind w:left="0" w:firstLine="0"/>
                        <w:rPr>
                          <w:bCs/>
                          <w:szCs w:val="24"/>
                        </w:rPr>
                        <w:pPrChange w:id="326" w:author="Ajay kumar Chigurla" w:date="2023-09-21T11:55:00Z">
                          <w:pPr>
                            <w:spacing w:line="360" w:lineRule="auto"/>
                            <w:ind w:left="0" w:firstLineChars="100" w:firstLine="240"/>
                          </w:pPr>
                        </w:pPrChange>
                      </w:pPr>
                      <w:r>
                        <w:rPr>
                          <w:bCs/>
                          <w:szCs w:val="24"/>
                        </w:rPr>
                        <w:t xml:space="preserve">CMRTC                                                                                                                                          </w:t>
                      </w:r>
                      <w:del w:id="327" w:author="Ajay kumar Chigurla" w:date="2023-09-21T11:55:00Z">
                        <w:r>
                          <w:rPr>
                            <w:bCs/>
                            <w:szCs w:val="24"/>
                          </w:rPr>
                          <w:delText xml:space="preserve">  </w:delText>
                        </w:r>
                      </w:del>
                      <w:r w:rsidR="00DB11FD">
                        <w:rPr>
                          <w:bCs/>
                          <w:szCs w:val="24"/>
                        </w:rPr>
                        <w:t>3</w:t>
                      </w:r>
                      <w:r w:rsidR="00000D1A">
                        <w:rPr>
                          <w:bCs/>
                          <w:szCs w:val="24"/>
                        </w:rPr>
                        <w:t>2</w:t>
                      </w:r>
                    </w:p>
                    <w:p w14:paraId="38AE8DB5" w14:textId="77777777" w:rsidR="00637415" w:rsidRDefault="00637415" w:rsidP="00637415"/>
                  </w:txbxContent>
                </v:textbox>
                <w10:wrap type="square" anchorx="margin"/>
              </v:shape>
            </w:pict>
          </mc:Fallback>
        </mc:AlternateContent>
      </w:r>
    </w:p>
    <w:p w14:paraId="229BCA9E" w14:textId="77777777" w:rsidR="0068756F" w:rsidRDefault="0068756F" w:rsidP="0068756F"/>
    <w:p w14:paraId="4990BE11" w14:textId="77777777" w:rsidR="0068756F" w:rsidRDefault="0068756F" w:rsidP="0068756F"/>
    <w:p w14:paraId="4B448A21" w14:textId="77777777" w:rsidR="0068756F" w:rsidRDefault="0068756F" w:rsidP="0068756F">
      <w:pPr>
        <w:spacing w:line="360" w:lineRule="auto"/>
        <w:ind w:left="0" w:firstLine="0"/>
        <w:rPr>
          <w:b/>
          <w:sz w:val="71"/>
        </w:rPr>
      </w:pPr>
    </w:p>
    <w:p w14:paraId="3CBFB7F7" w14:textId="77777777" w:rsidR="0068756F" w:rsidRDefault="0068756F" w:rsidP="0068756F">
      <w:pPr>
        <w:spacing w:line="360" w:lineRule="auto"/>
        <w:ind w:left="0" w:firstLine="0"/>
        <w:rPr>
          <w:b/>
          <w:sz w:val="71"/>
        </w:rPr>
      </w:pPr>
    </w:p>
    <w:p w14:paraId="27E673C4" w14:textId="77777777" w:rsidR="0068756F" w:rsidRDefault="0068756F" w:rsidP="0068756F">
      <w:pPr>
        <w:spacing w:line="360" w:lineRule="auto"/>
        <w:ind w:left="0" w:firstLine="0"/>
        <w:rPr>
          <w:b/>
          <w:sz w:val="71"/>
        </w:rPr>
      </w:pPr>
    </w:p>
    <w:p w14:paraId="0F4E25D2" w14:textId="06FDE618" w:rsidR="0068756F" w:rsidRDefault="0068756F" w:rsidP="00BA6246">
      <w:pPr>
        <w:spacing w:line="360" w:lineRule="auto"/>
        <w:ind w:left="0" w:firstLine="0"/>
        <w:jc w:val="center"/>
        <w:rPr>
          <w:b/>
          <w:sz w:val="71"/>
        </w:rPr>
      </w:pPr>
      <w:r>
        <w:rPr>
          <w:b/>
          <w:sz w:val="71"/>
        </w:rPr>
        <w:t>6.</w:t>
      </w:r>
      <w:r>
        <w:rPr>
          <w:rFonts w:eastAsia="Arial"/>
          <w:b/>
          <w:sz w:val="71"/>
        </w:rPr>
        <w:t xml:space="preserve"> </w:t>
      </w:r>
      <w:r>
        <w:rPr>
          <w:b/>
          <w:sz w:val="71"/>
        </w:rPr>
        <w:t>TESTING</w:t>
      </w:r>
    </w:p>
    <w:p w14:paraId="1830366B" w14:textId="77777777" w:rsidR="00CE631C" w:rsidRDefault="00CE631C" w:rsidP="0068756F">
      <w:pPr>
        <w:spacing w:line="360" w:lineRule="auto"/>
        <w:ind w:left="0" w:firstLine="0"/>
        <w:rPr>
          <w:b/>
          <w:sz w:val="71"/>
        </w:rPr>
      </w:pPr>
    </w:p>
    <w:p w14:paraId="19476D34" w14:textId="77777777" w:rsidR="00CE631C" w:rsidRDefault="00CE631C" w:rsidP="0068756F">
      <w:pPr>
        <w:spacing w:line="360" w:lineRule="auto"/>
        <w:ind w:left="0" w:firstLine="0"/>
        <w:rPr>
          <w:b/>
          <w:sz w:val="71"/>
        </w:rPr>
      </w:pPr>
    </w:p>
    <w:p w14:paraId="65D68B69" w14:textId="77777777" w:rsidR="00CE631C" w:rsidRDefault="00CE631C" w:rsidP="0068756F">
      <w:pPr>
        <w:spacing w:line="360" w:lineRule="auto"/>
        <w:ind w:left="0" w:firstLine="0"/>
        <w:rPr>
          <w:b/>
          <w:sz w:val="71"/>
        </w:rPr>
      </w:pPr>
    </w:p>
    <w:p w14:paraId="44E6D523" w14:textId="77777777" w:rsidR="00CE631C" w:rsidRDefault="00CE631C" w:rsidP="0068756F">
      <w:pPr>
        <w:spacing w:line="360" w:lineRule="auto"/>
        <w:ind w:left="0" w:firstLine="0"/>
        <w:rPr>
          <w:b/>
          <w:sz w:val="71"/>
        </w:rPr>
      </w:pPr>
    </w:p>
    <w:p w14:paraId="0FDFCCF8" w14:textId="77777777" w:rsidR="00CE631C" w:rsidRDefault="00CE631C" w:rsidP="0068756F">
      <w:pPr>
        <w:spacing w:line="360" w:lineRule="auto"/>
        <w:ind w:left="0" w:firstLine="0"/>
        <w:rPr>
          <w:b/>
          <w:sz w:val="71"/>
        </w:rPr>
      </w:pPr>
    </w:p>
    <w:p w14:paraId="187EEDA5" w14:textId="77777777" w:rsidR="000A255F" w:rsidRDefault="000A255F" w:rsidP="00CE631C">
      <w:pPr>
        <w:pStyle w:val="Heading2"/>
        <w:tabs>
          <w:tab w:val="center" w:pos="696"/>
          <w:tab w:val="center" w:pos="5024"/>
        </w:tabs>
        <w:ind w:left="0" w:firstLine="0"/>
        <w:jc w:val="center"/>
        <w:rPr>
          <w:sz w:val="36"/>
          <w:szCs w:val="36"/>
        </w:rPr>
      </w:pPr>
    </w:p>
    <w:p w14:paraId="2AF7D69F" w14:textId="77777777" w:rsidR="00AA2FE7" w:rsidRDefault="00AA2FE7" w:rsidP="00AA2FE7"/>
    <w:p w14:paraId="43DFFC7C" w14:textId="77777777" w:rsidR="00AA2FE7" w:rsidRDefault="00AA2FE7" w:rsidP="00AA2FE7"/>
    <w:p w14:paraId="4E1B597A" w14:textId="77777777" w:rsidR="00AA2FE7" w:rsidRPr="00AA2FE7" w:rsidRDefault="00AA2FE7" w:rsidP="00AA2FE7"/>
    <w:p w14:paraId="42149330" w14:textId="713CE088" w:rsidR="00AA2FE7" w:rsidRDefault="00AD58D8" w:rsidP="00CE631C">
      <w:pPr>
        <w:pStyle w:val="Heading2"/>
        <w:tabs>
          <w:tab w:val="center" w:pos="696"/>
          <w:tab w:val="center" w:pos="5024"/>
        </w:tabs>
        <w:ind w:left="0" w:firstLine="0"/>
        <w:jc w:val="center"/>
        <w:rPr>
          <w:sz w:val="36"/>
          <w:szCs w:val="36"/>
        </w:rPr>
      </w:pPr>
      <w:ins w:id="328" w:author="Ajay kumar Chigurla" w:date="2023-09-21T11:55:00Z">
        <w:r w:rsidRPr="00377820">
          <w:rPr>
            <w:noProof/>
            <w:sz w:val="32"/>
          </w:rPr>
          <w:lastRenderedPageBreak/>
          <mc:AlternateContent>
            <mc:Choice Requires="wps">
              <w:drawing>
                <wp:anchor distT="45720" distB="45720" distL="114300" distR="114300" simplePos="0" relativeHeight="251724800" behindDoc="0" locked="0" layoutInCell="1" allowOverlap="1" wp14:anchorId="477EBBB0" wp14:editId="032CD62F">
                  <wp:simplePos x="0" y="0"/>
                  <wp:positionH relativeFrom="margin">
                    <wp:posOffset>546735</wp:posOffset>
                  </wp:positionH>
                  <wp:positionV relativeFrom="page">
                    <wp:posOffset>445226</wp:posOffset>
                  </wp:positionV>
                  <wp:extent cx="5436870" cy="253365"/>
                  <wp:effectExtent l="0" t="0" r="0" b="0"/>
                  <wp:wrapSquare wrapText="bothSides"/>
                  <wp:docPr id="1766472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3D2755FB" w14:textId="77777777" w:rsidR="00AD58D8" w:rsidRPr="00377820" w:rsidRDefault="00AD58D8" w:rsidP="00AD58D8">
                              <w:pPr>
                                <w:pStyle w:val="Header"/>
                                <w:rPr>
                                  <w:ins w:id="329" w:author="Ajay kumar Chigurla" w:date="2023-09-21T11:55:00Z"/>
                                  <w:sz w:val="21"/>
                                  <w:szCs w:val="20"/>
                                </w:rPr>
                              </w:pPr>
                              <w:ins w:id="330"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7EBBB0" id="_x0000_s1090" type="#_x0000_t202" style="position:absolute;left:0;text-align:left;margin-left:43.05pt;margin-top:35.05pt;width:428.1pt;height:19.95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" stroked="f">
                  <v:textbox style="mso-fit-shape-to-text:t">
                    <w:txbxContent>
                      <w:p w14:paraId="3D2755FB" w14:textId="77777777" w:rsidR="00AD58D8" w:rsidRPr="00377820" w:rsidRDefault="00AD58D8" w:rsidP="00AD58D8">
                        <w:pPr>
                          <w:pStyle w:val="Header"/>
                          <w:rPr>
                            <w:ins w:id="331" w:author="Ajay kumar Chigurla" w:date="2023-09-21T11:55:00Z"/>
                            <w:sz w:val="21"/>
                            <w:szCs w:val="20"/>
                          </w:rPr>
                        </w:pPr>
                        <w:ins w:id="332"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p>
    <w:p w14:paraId="112332CF" w14:textId="6DC5387A" w:rsidR="00CE631C" w:rsidRDefault="00CE631C" w:rsidP="00CE631C">
      <w:pPr>
        <w:pStyle w:val="Heading2"/>
        <w:tabs>
          <w:tab w:val="center" w:pos="696"/>
          <w:tab w:val="center" w:pos="5024"/>
        </w:tabs>
        <w:ind w:left="0" w:firstLine="0"/>
        <w:jc w:val="center"/>
        <w:rPr>
          <w:sz w:val="36"/>
          <w:szCs w:val="36"/>
        </w:rPr>
      </w:pPr>
      <w:r>
        <w:rPr>
          <w:sz w:val="36"/>
          <w:szCs w:val="36"/>
        </w:rPr>
        <w:t>6.</w:t>
      </w:r>
      <w:r>
        <w:rPr>
          <w:rFonts w:eastAsia="Arial"/>
          <w:sz w:val="36"/>
          <w:szCs w:val="36"/>
        </w:rPr>
        <w:t xml:space="preserve"> </w:t>
      </w:r>
      <w:r>
        <w:rPr>
          <w:sz w:val="36"/>
          <w:szCs w:val="36"/>
        </w:rPr>
        <w:t>TESTING</w:t>
      </w:r>
    </w:p>
    <w:p w14:paraId="0E60F8DB" w14:textId="77777777" w:rsidR="00CE631C" w:rsidRDefault="00CE631C" w:rsidP="00CE631C">
      <w:pPr>
        <w:spacing w:after="34" w:line="259" w:lineRule="auto"/>
        <w:ind w:left="0" w:right="0" w:firstLine="0"/>
        <w:jc w:val="left"/>
      </w:pPr>
      <w:r>
        <w:rPr>
          <w:b/>
          <w:sz w:val="34"/>
        </w:rPr>
        <w:t xml:space="preserve"> </w:t>
      </w:r>
    </w:p>
    <w:p w14:paraId="3937B23D" w14:textId="77777777" w:rsidR="00CE631C" w:rsidRDefault="00CE631C" w:rsidP="00CE631C">
      <w:pPr>
        <w:spacing w:after="0" w:line="259" w:lineRule="auto"/>
        <w:ind w:left="0" w:right="0" w:firstLine="0"/>
        <w:jc w:val="left"/>
      </w:pPr>
      <w:r>
        <w:rPr>
          <w:b/>
          <w:sz w:val="41"/>
        </w:rPr>
        <w:t xml:space="preserve"> </w:t>
      </w:r>
    </w:p>
    <w:p w14:paraId="28BDAF58" w14:textId="77777777" w:rsidR="00CE631C" w:rsidRDefault="00CE631C" w:rsidP="00CE631C">
      <w:pPr>
        <w:pStyle w:val="Heading3"/>
        <w:tabs>
          <w:tab w:val="center" w:pos="780"/>
          <w:tab w:val="center" w:pos="3128"/>
        </w:tabs>
        <w:spacing w:after="52"/>
        <w:ind w:left="0" w:firstLine="0"/>
        <w:rPr>
          <w:rFonts w:ascii="Times New Roman" w:hAnsi="Times New Roman" w:cs="Times New Roman"/>
          <w:b/>
          <w:bCs/>
          <w:sz w:val="28"/>
          <w:szCs w:val="28"/>
        </w:rPr>
      </w:pPr>
      <w:r>
        <w:rPr>
          <w:rFonts w:ascii="Times New Roman" w:eastAsia="Calibri" w:hAnsi="Times New Roman" w:cs="Times New Roman"/>
          <w:sz w:val="22"/>
        </w:rPr>
        <w:tab/>
      </w:r>
      <w:r>
        <w:rPr>
          <w:rFonts w:ascii="Times New Roman" w:eastAsia="Arial" w:hAnsi="Times New Roman" w:cs="Times New Roman"/>
          <w:b/>
          <w:bCs/>
          <w:color w:val="auto"/>
          <w:sz w:val="28"/>
          <w:szCs w:val="28"/>
        </w:rPr>
        <w:t xml:space="preserve">           6.1   </w:t>
      </w:r>
      <w:r>
        <w:rPr>
          <w:rFonts w:ascii="Times New Roman" w:hAnsi="Times New Roman" w:cs="Times New Roman"/>
          <w:b/>
          <w:bCs/>
          <w:color w:val="auto"/>
          <w:sz w:val="28"/>
          <w:szCs w:val="28"/>
        </w:rPr>
        <w:t xml:space="preserve">INTRODUCTION TO TESTING </w:t>
      </w:r>
    </w:p>
    <w:p w14:paraId="0FFC8D00" w14:textId="77777777" w:rsidR="00CE631C" w:rsidRDefault="00CE631C" w:rsidP="00CE631C">
      <w:pPr>
        <w:spacing w:after="0" w:line="259" w:lineRule="auto"/>
        <w:ind w:left="0" w:right="0" w:firstLine="0"/>
        <w:jc w:val="left"/>
      </w:pPr>
      <w:r>
        <w:rPr>
          <w:b/>
          <w:sz w:val="35"/>
        </w:rPr>
        <w:t xml:space="preserve"> </w:t>
      </w:r>
    </w:p>
    <w:p w14:paraId="66B9FE28" w14:textId="77777777" w:rsidR="00CE631C" w:rsidRDefault="00CE631C" w:rsidP="00CE631C">
      <w:pPr>
        <w:spacing w:line="357" w:lineRule="auto"/>
        <w:ind w:left="695" w:right="14" w:firstLine="720"/>
      </w:pPr>
      <w: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0858377A" w14:textId="77777777" w:rsidR="00CE631C" w:rsidRDefault="00CE631C" w:rsidP="00CE631C">
      <w:pPr>
        <w:spacing w:after="169" w:line="259" w:lineRule="auto"/>
        <w:ind w:left="0" w:right="0" w:firstLine="0"/>
        <w:jc w:val="left"/>
      </w:pPr>
      <w:r>
        <w:rPr>
          <w:sz w:val="26"/>
        </w:rPr>
        <w:t xml:space="preserve"> </w:t>
      </w:r>
    </w:p>
    <w:p w14:paraId="3B54E8DC" w14:textId="77777777" w:rsidR="00CE631C" w:rsidRDefault="00CE631C" w:rsidP="00CE631C">
      <w:pPr>
        <w:pStyle w:val="Heading3"/>
        <w:tabs>
          <w:tab w:val="center" w:pos="708"/>
          <w:tab w:val="center" w:pos="2447"/>
        </w:tabs>
        <w:spacing w:after="50"/>
        <w:ind w:left="0" w:firstLine="0"/>
        <w:rPr>
          <w:rFonts w:ascii="Times New Roman" w:hAnsi="Times New Roman" w:cs="Times New Roman"/>
          <w:b/>
          <w:bCs/>
          <w:color w:val="auto"/>
          <w:sz w:val="28"/>
          <w:szCs w:val="28"/>
        </w:rPr>
      </w:pPr>
      <w:r>
        <w:rPr>
          <w:rFonts w:ascii="Times New Roman" w:eastAsia="Calibri" w:hAnsi="Times New Roman" w:cs="Times New Roman"/>
          <w:sz w:val="22"/>
        </w:rPr>
        <w:tab/>
      </w:r>
      <w:r>
        <w:rPr>
          <w:rFonts w:ascii="Times New Roman" w:eastAsia="Arial" w:hAnsi="Times New Roman" w:cs="Times New Roman"/>
        </w:rPr>
        <w:t xml:space="preserve">     </w:t>
      </w:r>
      <w:r>
        <w:rPr>
          <w:rFonts w:ascii="Times New Roman" w:eastAsia="Arial" w:hAnsi="Times New Roman" w:cs="Times New Roman"/>
          <w:sz w:val="28"/>
          <w:szCs w:val="28"/>
        </w:rPr>
        <w:t xml:space="preserve">    </w:t>
      </w:r>
      <w:r>
        <w:rPr>
          <w:rFonts w:ascii="Times New Roman" w:eastAsia="Arial" w:hAnsi="Times New Roman" w:cs="Times New Roman"/>
          <w:b/>
          <w:bCs/>
          <w:color w:val="auto"/>
          <w:sz w:val="28"/>
          <w:szCs w:val="28"/>
        </w:rPr>
        <w:t xml:space="preserve">6.2  </w:t>
      </w:r>
      <w:r>
        <w:rPr>
          <w:rFonts w:ascii="Times New Roman" w:eastAsia="Arial" w:hAnsi="Times New Roman" w:cs="Times New Roman"/>
        </w:rPr>
        <w:t xml:space="preserve"> </w:t>
      </w:r>
      <w:r>
        <w:rPr>
          <w:rFonts w:ascii="Times New Roman" w:hAnsi="Times New Roman" w:cs="Times New Roman"/>
          <w:b/>
          <w:bCs/>
          <w:color w:val="auto"/>
          <w:sz w:val="28"/>
          <w:szCs w:val="28"/>
        </w:rPr>
        <w:t xml:space="preserve">TYPES OF TESTING </w:t>
      </w:r>
    </w:p>
    <w:p w14:paraId="437619D6" w14:textId="77777777" w:rsidR="00CE631C" w:rsidRDefault="00CE631C" w:rsidP="00CE631C">
      <w:pPr>
        <w:spacing w:after="0" w:line="259" w:lineRule="auto"/>
        <w:ind w:left="0" w:right="0" w:firstLine="0"/>
        <w:jc w:val="left"/>
      </w:pPr>
      <w:r>
        <w:rPr>
          <w:b/>
          <w:sz w:val="35"/>
        </w:rPr>
        <w:t xml:space="preserve"> </w:t>
      </w:r>
    </w:p>
    <w:p w14:paraId="24C9FF62" w14:textId="77777777" w:rsidR="00CE631C" w:rsidRDefault="00CE631C" w:rsidP="00CE631C">
      <w:pPr>
        <w:pStyle w:val="Heading4"/>
        <w:tabs>
          <w:tab w:val="center" w:pos="770"/>
          <w:tab w:val="center" w:pos="2111"/>
        </w:tabs>
        <w:ind w:left="0" w:firstLine="0"/>
        <w:rPr>
          <w:rFonts w:ascii="Times New Roman" w:hAnsi="Times New Roman" w:cs="Times New Roman"/>
          <w:b/>
          <w:bCs/>
          <w:i w:val="0"/>
          <w:iCs w:val="0"/>
          <w:sz w:val="28"/>
        </w:rPr>
      </w:pPr>
      <w:r>
        <w:rPr>
          <w:rFonts w:ascii="Times New Roman" w:eastAsia="Calibri" w:hAnsi="Times New Roman" w:cs="Times New Roman"/>
          <w:sz w:val="22"/>
        </w:rPr>
        <w:tab/>
      </w:r>
      <w:r>
        <w:rPr>
          <w:rFonts w:ascii="Times New Roman" w:eastAsia="Arial" w:hAnsi="Times New Roman" w:cs="Times New Roman"/>
        </w:rPr>
        <w:t xml:space="preserve">         </w:t>
      </w:r>
      <w:r>
        <w:rPr>
          <w:rFonts w:ascii="Times New Roman" w:eastAsia="Arial" w:hAnsi="Times New Roman" w:cs="Times New Roman"/>
          <w:b/>
          <w:bCs/>
          <w:i w:val="0"/>
          <w:iCs w:val="0"/>
          <w:color w:val="auto"/>
          <w:sz w:val="28"/>
          <w:szCs w:val="28"/>
        </w:rPr>
        <w:t xml:space="preserve">         6.2.1   </w:t>
      </w:r>
      <w:r>
        <w:rPr>
          <w:rFonts w:ascii="Times New Roman" w:hAnsi="Times New Roman" w:cs="Times New Roman"/>
          <w:b/>
          <w:bCs/>
          <w:i w:val="0"/>
          <w:iCs w:val="0"/>
          <w:color w:val="auto"/>
          <w:sz w:val="28"/>
        </w:rPr>
        <w:t xml:space="preserve">UNIT </w:t>
      </w:r>
      <w:proofErr w:type="gramStart"/>
      <w:r>
        <w:rPr>
          <w:rFonts w:ascii="Times New Roman" w:hAnsi="Times New Roman" w:cs="Times New Roman"/>
          <w:b/>
          <w:bCs/>
          <w:i w:val="0"/>
          <w:iCs w:val="0"/>
          <w:color w:val="auto"/>
          <w:sz w:val="28"/>
        </w:rPr>
        <w:t>TESTING :</w:t>
      </w:r>
      <w:proofErr w:type="gramEnd"/>
    </w:p>
    <w:p w14:paraId="745727DE" w14:textId="77777777" w:rsidR="00CE631C" w:rsidRDefault="00CE631C" w:rsidP="00CE631C">
      <w:pPr>
        <w:spacing w:after="163" w:line="259" w:lineRule="auto"/>
        <w:ind w:left="0" w:right="0" w:firstLine="0"/>
        <w:jc w:val="left"/>
      </w:pPr>
      <w:r>
        <w:rPr>
          <w:b/>
          <w:sz w:val="26"/>
        </w:rPr>
        <w:t xml:space="preserve"> </w:t>
      </w:r>
    </w:p>
    <w:p w14:paraId="4EA1649C" w14:textId="079301FA" w:rsidR="00CE631C" w:rsidRDefault="00CE631C" w:rsidP="00CE631C">
      <w:pPr>
        <w:spacing w:line="360" w:lineRule="auto"/>
        <w:ind w:leftChars="500" w:left="1200" w:firstLineChars="450" w:firstLine="1080"/>
      </w:pPr>
      <w: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w:t>
      </w:r>
      <w:proofErr w:type="gramStart"/>
      <w:r>
        <w:t>application .It</w:t>
      </w:r>
      <w:proofErr w:type="gramEnd"/>
      <w:r>
        <w:t xml:space="preserve">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A908ECB" w14:textId="0FBAE009" w:rsidR="00CE631C" w:rsidRDefault="00637415" w:rsidP="00637415">
      <w:pPr>
        <w:spacing w:line="360" w:lineRule="auto"/>
        <w:ind w:left="0" w:firstLine="0"/>
        <w:rPr>
          <w:b/>
          <w:sz w:val="71"/>
        </w:rPr>
      </w:pPr>
      <w:r w:rsidRPr="009477AB">
        <w:rPr>
          <w:b/>
          <w:noProof/>
          <w:sz w:val="71"/>
        </w:rPr>
        <mc:AlternateContent>
          <mc:Choice Requires="wps">
            <w:drawing>
              <wp:anchor distT="45720" distB="45720" distL="114300" distR="114300" simplePos="0" relativeHeight="251825152" behindDoc="0" locked="0" layoutInCell="1" allowOverlap="1" wp14:anchorId="6596D6A3" wp14:editId="28B05508">
                <wp:simplePos x="0" y="0"/>
                <wp:positionH relativeFrom="margin">
                  <wp:align>right</wp:align>
                </wp:positionH>
                <wp:positionV relativeFrom="paragraph">
                  <wp:posOffset>1085669</wp:posOffset>
                </wp:positionV>
                <wp:extent cx="5730240" cy="342900"/>
                <wp:effectExtent l="0" t="0" r="3810" b="0"/>
                <wp:wrapSquare wrapText="bothSides"/>
                <wp:docPr id="1585690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0DEC49BD" w14:textId="344711F3" w:rsidR="00637415" w:rsidRPr="003A5EC4" w:rsidRDefault="00637415">
                            <w:pPr>
                              <w:spacing w:line="360" w:lineRule="auto"/>
                              <w:ind w:left="0" w:firstLine="0"/>
                              <w:rPr>
                                <w:bCs/>
                                <w:szCs w:val="24"/>
                              </w:rPr>
                              <w:pPrChange w:id="333" w:author="Ajay kumar Chigurla" w:date="2023-09-21T11:55:00Z">
                                <w:pPr>
                                  <w:spacing w:line="360" w:lineRule="auto"/>
                                  <w:ind w:left="0" w:firstLineChars="100" w:firstLine="240"/>
                                </w:pPr>
                              </w:pPrChange>
                            </w:pPr>
                            <w:r>
                              <w:rPr>
                                <w:bCs/>
                                <w:szCs w:val="24"/>
                              </w:rPr>
                              <w:t xml:space="preserve">CMRTC                                                                                                                                          </w:t>
                            </w:r>
                            <w:del w:id="334" w:author="Ajay kumar Chigurla" w:date="2023-09-21T11:55:00Z">
                              <w:r>
                                <w:rPr>
                                  <w:bCs/>
                                  <w:szCs w:val="24"/>
                                </w:rPr>
                                <w:delText xml:space="preserve">  </w:delText>
                              </w:r>
                            </w:del>
                            <w:r w:rsidR="00DB11FD">
                              <w:rPr>
                                <w:bCs/>
                                <w:szCs w:val="24"/>
                              </w:rPr>
                              <w:t>3</w:t>
                            </w:r>
                            <w:r w:rsidR="00000D1A">
                              <w:rPr>
                                <w:bCs/>
                                <w:szCs w:val="24"/>
                              </w:rPr>
                              <w:t>3</w:t>
                            </w:r>
                          </w:p>
                          <w:p w14:paraId="3CD58F55"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6D6A3" id="_x0000_s1091" type="#_x0000_t202" style="position:absolute;left:0;text-align:left;margin-left:400pt;margin-top:85.5pt;width:451.2pt;height:27pt;z-index:251825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" stroked="f">
                <v:textbox>
                  <w:txbxContent>
                    <w:p w14:paraId="0DEC49BD" w14:textId="344711F3" w:rsidR="00637415" w:rsidRPr="003A5EC4" w:rsidRDefault="00637415">
                      <w:pPr>
                        <w:spacing w:line="360" w:lineRule="auto"/>
                        <w:ind w:left="0" w:firstLine="0"/>
                        <w:rPr>
                          <w:bCs/>
                          <w:szCs w:val="24"/>
                        </w:rPr>
                        <w:pPrChange w:id="335" w:author="Ajay kumar Chigurla" w:date="2023-09-21T11:55:00Z">
                          <w:pPr>
                            <w:spacing w:line="360" w:lineRule="auto"/>
                            <w:ind w:left="0" w:firstLineChars="100" w:firstLine="240"/>
                          </w:pPr>
                        </w:pPrChange>
                      </w:pPr>
                      <w:r>
                        <w:rPr>
                          <w:bCs/>
                          <w:szCs w:val="24"/>
                        </w:rPr>
                        <w:t xml:space="preserve">CMRTC                                                                                                                                          </w:t>
                      </w:r>
                      <w:del w:id="336" w:author="Ajay kumar Chigurla" w:date="2023-09-21T11:55:00Z">
                        <w:r>
                          <w:rPr>
                            <w:bCs/>
                            <w:szCs w:val="24"/>
                          </w:rPr>
                          <w:delText xml:space="preserve">  </w:delText>
                        </w:r>
                      </w:del>
                      <w:r w:rsidR="00DB11FD">
                        <w:rPr>
                          <w:bCs/>
                          <w:szCs w:val="24"/>
                        </w:rPr>
                        <w:t>3</w:t>
                      </w:r>
                      <w:r w:rsidR="00000D1A">
                        <w:rPr>
                          <w:bCs/>
                          <w:szCs w:val="24"/>
                        </w:rPr>
                        <w:t>3</w:t>
                      </w:r>
                    </w:p>
                    <w:p w14:paraId="3CD58F55" w14:textId="77777777" w:rsidR="00637415" w:rsidRDefault="00637415" w:rsidP="00637415"/>
                  </w:txbxContent>
                </v:textbox>
                <w10:wrap type="square" anchorx="margin"/>
              </v:shape>
            </w:pict>
          </mc:Fallback>
        </mc:AlternateContent>
      </w:r>
    </w:p>
    <w:p w14:paraId="37EC2CD0" w14:textId="42290D5B" w:rsidR="00CE631C" w:rsidRDefault="00AD58D8" w:rsidP="00531DB5">
      <w:pPr>
        <w:pStyle w:val="Heading4"/>
        <w:tabs>
          <w:tab w:val="center" w:pos="710"/>
          <w:tab w:val="center" w:pos="2850"/>
        </w:tabs>
        <w:ind w:left="0" w:firstLineChars="250" w:firstLine="800"/>
        <w:rPr>
          <w:rFonts w:ascii="Times New Roman" w:hAnsi="Times New Roman" w:cs="Times New Roman"/>
          <w:b/>
          <w:bCs/>
          <w:i w:val="0"/>
          <w:iCs w:val="0"/>
          <w:color w:val="auto"/>
        </w:rPr>
      </w:pPr>
      <w:ins w:id="337" w:author="Ajay kumar Chigurla" w:date="2023-09-21T11:55:00Z">
        <w:r w:rsidRPr="00377820">
          <w:rPr>
            <w:noProof/>
            <w:sz w:val="32"/>
          </w:rPr>
          <w:lastRenderedPageBreak/>
          <mc:AlternateContent>
            <mc:Choice Requires="wps">
              <w:drawing>
                <wp:anchor distT="45720" distB="45720" distL="114300" distR="114300" simplePos="0" relativeHeight="251726848" behindDoc="0" locked="0" layoutInCell="1" allowOverlap="1" wp14:anchorId="3BF2402A" wp14:editId="65F8BC4A">
                  <wp:simplePos x="0" y="0"/>
                  <wp:positionH relativeFrom="margin">
                    <wp:posOffset>628650</wp:posOffset>
                  </wp:positionH>
                  <wp:positionV relativeFrom="page">
                    <wp:posOffset>380455</wp:posOffset>
                  </wp:positionV>
                  <wp:extent cx="5436870" cy="253365"/>
                  <wp:effectExtent l="0" t="0" r="0" b="0"/>
                  <wp:wrapSquare wrapText="bothSides"/>
                  <wp:docPr id="1001263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6A218A69" w14:textId="77777777" w:rsidR="00AD58D8" w:rsidRPr="00377820" w:rsidRDefault="00AD58D8" w:rsidP="00AD58D8">
                              <w:pPr>
                                <w:pStyle w:val="Header"/>
                                <w:rPr>
                                  <w:ins w:id="338" w:author="Ajay kumar Chigurla" w:date="2023-09-21T11:55:00Z"/>
                                  <w:sz w:val="21"/>
                                  <w:szCs w:val="20"/>
                                </w:rPr>
                              </w:pPr>
                              <w:ins w:id="339"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2402A" id="_x0000_s1092" type="#_x0000_t202" style="position:absolute;left:0;text-align:left;margin-left:49.5pt;margin-top:29.95pt;width:428.1pt;height:19.95pt;z-index:251726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" stroked="f">
                  <v:textbox style="mso-fit-shape-to-text:t">
                    <w:txbxContent>
                      <w:p w14:paraId="6A218A69" w14:textId="77777777" w:rsidR="00AD58D8" w:rsidRPr="00377820" w:rsidRDefault="00AD58D8" w:rsidP="00AD58D8">
                        <w:pPr>
                          <w:pStyle w:val="Header"/>
                          <w:rPr>
                            <w:ins w:id="340" w:author="Ajay kumar Chigurla" w:date="2023-09-21T11:55:00Z"/>
                            <w:sz w:val="21"/>
                            <w:szCs w:val="20"/>
                          </w:rPr>
                        </w:pPr>
                        <w:ins w:id="341"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CE631C">
        <w:rPr>
          <w:rFonts w:ascii="Times New Roman" w:eastAsia="Arial" w:hAnsi="Times New Roman" w:cs="Times New Roman"/>
          <w:b/>
          <w:bCs/>
          <w:i w:val="0"/>
          <w:iCs w:val="0"/>
          <w:color w:val="auto"/>
          <w:sz w:val="28"/>
          <w:szCs w:val="28"/>
        </w:rPr>
        <w:t xml:space="preserve">6.2.2   </w:t>
      </w:r>
      <w:r w:rsidR="00CE631C">
        <w:rPr>
          <w:rFonts w:ascii="Times New Roman" w:hAnsi="Times New Roman" w:cs="Times New Roman"/>
          <w:b/>
          <w:bCs/>
          <w:i w:val="0"/>
          <w:iCs w:val="0"/>
          <w:color w:val="auto"/>
          <w:sz w:val="28"/>
        </w:rPr>
        <w:t xml:space="preserve">INTEGRATION TESTING </w:t>
      </w:r>
    </w:p>
    <w:p w14:paraId="7A7FFCAE" w14:textId="77777777" w:rsidR="00CE631C" w:rsidRDefault="00CE631C" w:rsidP="00CE631C">
      <w:pPr>
        <w:spacing w:after="120" w:line="259" w:lineRule="auto"/>
        <w:ind w:left="0" w:right="0" w:firstLine="0"/>
        <w:jc w:val="left"/>
      </w:pPr>
      <w:r>
        <w:rPr>
          <w:b/>
          <w:sz w:val="26"/>
        </w:rPr>
        <w:t xml:space="preserve"> </w:t>
      </w:r>
    </w:p>
    <w:p w14:paraId="1B0D863D" w14:textId="77777777" w:rsidR="00CE631C" w:rsidRDefault="00CE631C" w:rsidP="00CE631C">
      <w:pPr>
        <w:spacing w:after="74" w:line="357" w:lineRule="auto"/>
        <w:ind w:left="695" w:right="14" w:firstLine="720"/>
      </w:pPr>
      <w:r>
        <w:t xml:space="preserve">Integration tests are designed to test integrated software components to determine if they </w:t>
      </w:r>
      <w:proofErr w:type="gramStart"/>
      <w:r>
        <w:t>actually run</w:t>
      </w:r>
      <w:proofErr w:type="gramEnd"/>
      <w:r>
        <w:t xml:space="preserve"> as one program. Integration tests demonstrate that although the components were individually satisfactory, as shown by successfully unit testing, the combination of components is correct and consistent. Integration testing is specifically aimed at exposing the problems that arise from the combination of components. </w:t>
      </w:r>
    </w:p>
    <w:p w14:paraId="70E3A2B5" w14:textId="77777777" w:rsidR="00CE631C" w:rsidRDefault="00CE631C" w:rsidP="00CE631C">
      <w:pPr>
        <w:spacing w:after="0" w:line="259" w:lineRule="auto"/>
        <w:ind w:left="0" w:right="0" w:firstLine="0"/>
        <w:jc w:val="left"/>
      </w:pPr>
      <w:r>
        <w:rPr>
          <w:sz w:val="31"/>
        </w:rPr>
        <w:t xml:space="preserve"> </w:t>
      </w:r>
    </w:p>
    <w:p w14:paraId="67E5DDB5" w14:textId="77777777" w:rsidR="00CE631C" w:rsidRDefault="00CE631C" w:rsidP="00CE631C">
      <w:pPr>
        <w:pStyle w:val="Heading4"/>
        <w:tabs>
          <w:tab w:val="center" w:pos="710"/>
          <w:tab w:val="center" w:pos="2669"/>
        </w:tabs>
        <w:ind w:left="0" w:firstLine="0"/>
        <w:rPr>
          <w:rFonts w:ascii="Times New Roman" w:hAnsi="Times New Roman" w:cs="Times New Roman"/>
          <w:b/>
          <w:bCs/>
          <w:i w:val="0"/>
          <w:iCs w:val="0"/>
          <w:color w:val="000000" w:themeColor="text1"/>
        </w:rPr>
      </w:pPr>
      <w:r>
        <w:rPr>
          <w:rFonts w:ascii="Times New Roman" w:eastAsia="Calibri" w:hAnsi="Times New Roman" w:cs="Times New Roman"/>
          <w:sz w:val="22"/>
        </w:rPr>
        <w:tab/>
      </w:r>
      <w:r>
        <w:rPr>
          <w:rFonts w:ascii="Times New Roman" w:eastAsia="Arial" w:hAnsi="Times New Roman" w:cs="Times New Roman"/>
        </w:rPr>
        <w:t xml:space="preserve">         </w:t>
      </w:r>
      <w:r>
        <w:rPr>
          <w:rFonts w:ascii="Times New Roman" w:eastAsia="Arial" w:hAnsi="Times New Roman" w:cs="Times New Roman"/>
          <w:b/>
          <w:bCs/>
          <w:i w:val="0"/>
          <w:iCs w:val="0"/>
          <w:color w:val="auto"/>
          <w:sz w:val="28"/>
          <w:szCs w:val="28"/>
        </w:rPr>
        <w:t xml:space="preserve">6.2.3   </w:t>
      </w:r>
      <w:r>
        <w:rPr>
          <w:rFonts w:ascii="Times New Roman" w:eastAsia="Arial" w:hAnsi="Times New Roman" w:cs="Times New Roman"/>
        </w:rPr>
        <w:t xml:space="preserve"> </w:t>
      </w:r>
      <w:r>
        <w:rPr>
          <w:rFonts w:ascii="Times New Roman" w:hAnsi="Times New Roman" w:cs="Times New Roman"/>
          <w:b/>
          <w:bCs/>
          <w:i w:val="0"/>
          <w:iCs w:val="0"/>
          <w:color w:val="000000" w:themeColor="text1"/>
          <w:sz w:val="28"/>
        </w:rPr>
        <w:t xml:space="preserve">FUNCTIONAL TESTING </w:t>
      </w:r>
    </w:p>
    <w:p w14:paraId="78774E94" w14:textId="77777777" w:rsidR="00CE631C" w:rsidRDefault="00CE631C" w:rsidP="00CE631C">
      <w:pPr>
        <w:spacing w:after="120" w:line="259" w:lineRule="auto"/>
        <w:ind w:left="0" w:right="0" w:firstLine="0"/>
        <w:jc w:val="left"/>
      </w:pPr>
      <w:r>
        <w:rPr>
          <w:b/>
          <w:sz w:val="26"/>
        </w:rPr>
        <w:t xml:space="preserve"> </w:t>
      </w:r>
    </w:p>
    <w:p w14:paraId="140E7E34" w14:textId="77777777" w:rsidR="00CE631C" w:rsidRDefault="00CE631C" w:rsidP="00CE631C">
      <w:pPr>
        <w:spacing w:line="357" w:lineRule="auto"/>
        <w:ind w:left="695" w:right="14" w:firstLine="720"/>
      </w:pPr>
      <w:r>
        <w:t xml:space="preserve">Functional tests provide systematic demonstrations that functions tested are available as specified by the business and technical requirements, system documentation, and user manuals. Functional testing is centered on the following items: </w:t>
      </w:r>
    </w:p>
    <w:p w14:paraId="0B0C3CE1" w14:textId="77777777" w:rsidR="00CE631C" w:rsidRDefault="00CE631C" w:rsidP="00CE631C">
      <w:pPr>
        <w:spacing w:after="31" w:line="358" w:lineRule="auto"/>
        <w:ind w:right="1158" w:firstLineChars="350" w:firstLine="843"/>
        <w:jc w:val="left"/>
      </w:pPr>
      <w:r>
        <w:rPr>
          <w:b/>
        </w:rPr>
        <w:t xml:space="preserve"> Valid </w:t>
      </w:r>
      <w:proofErr w:type="gramStart"/>
      <w:r>
        <w:rPr>
          <w:b/>
        </w:rPr>
        <w:t>Input :</w:t>
      </w:r>
      <w:proofErr w:type="gramEnd"/>
      <w:r>
        <w:t xml:space="preserve"> identified classes of valid input must be accepted. </w:t>
      </w:r>
    </w:p>
    <w:p w14:paraId="6F8828C0" w14:textId="77777777" w:rsidR="00CE631C" w:rsidRDefault="00CE631C" w:rsidP="00CE631C">
      <w:pPr>
        <w:spacing w:after="65" w:line="358" w:lineRule="auto"/>
        <w:ind w:right="866" w:firstLineChars="350" w:firstLine="843"/>
        <w:jc w:val="left"/>
      </w:pPr>
      <w:r>
        <w:rPr>
          <w:b/>
        </w:rPr>
        <w:t xml:space="preserve"> </w:t>
      </w:r>
      <w:proofErr w:type="gramStart"/>
      <w:r>
        <w:rPr>
          <w:b/>
        </w:rPr>
        <w:t>Invalid :</w:t>
      </w:r>
      <w:proofErr w:type="gramEnd"/>
      <w:r>
        <w:t xml:space="preserve"> identified classes of invalid input must Input be rejected. </w:t>
      </w:r>
    </w:p>
    <w:p w14:paraId="5590439C" w14:textId="77777777" w:rsidR="00CE631C" w:rsidRDefault="00CE631C" w:rsidP="00CE631C">
      <w:pPr>
        <w:tabs>
          <w:tab w:val="center" w:pos="3089"/>
          <w:tab w:val="center" w:pos="5732"/>
        </w:tabs>
        <w:spacing w:after="174"/>
        <w:ind w:left="0" w:right="0" w:firstLine="0"/>
        <w:jc w:val="left"/>
      </w:pPr>
      <w:r>
        <w:rPr>
          <w:rFonts w:eastAsia="Calibri"/>
          <w:sz w:val="22"/>
        </w:rPr>
        <w:tab/>
        <w:t xml:space="preserve">                             </w:t>
      </w:r>
      <w:proofErr w:type="gramStart"/>
      <w:r>
        <w:rPr>
          <w:b/>
        </w:rPr>
        <w:t>Functions :</w:t>
      </w:r>
      <w:proofErr w:type="gramEnd"/>
      <w:r>
        <w:t xml:space="preserve"> identified functions must be exercised. </w:t>
      </w:r>
    </w:p>
    <w:p w14:paraId="1A7EAD3D" w14:textId="517F580A" w:rsidR="00CE631C" w:rsidRDefault="00CE631C" w:rsidP="00CE631C">
      <w:pPr>
        <w:spacing w:line="364" w:lineRule="auto"/>
        <w:ind w:right="834"/>
        <w:jc w:val="left"/>
      </w:pPr>
      <w:r>
        <w:rPr>
          <w:b/>
        </w:rPr>
        <w:t xml:space="preserve">               </w:t>
      </w:r>
      <w:proofErr w:type="gramStart"/>
      <w:r>
        <w:rPr>
          <w:b/>
        </w:rPr>
        <w:t>Output :</w:t>
      </w:r>
      <w:proofErr w:type="gramEnd"/>
      <w:r>
        <w:t xml:space="preserve"> identified classes of application outputs must be exercised. </w:t>
      </w:r>
    </w:p>
    <w:p w14:paraId="08C8B06A" w14:textId="77777777" w:rsidR="00CE631C" w:rsidRDefault="00CE631C" w:rsidP="00CE631C">
      <w:pPr>
        <w:spacing w:after="0" w:line="259" w:lineRule="auto"/>
        <w:ind w:left="0" w:right="0" w:firstLine="0"/>
        <w:jc w:val="left"/>
      </w:pPr>
    </w:p>
    <w:p w14:paraId="16248F47" w14:textId="77777777" w:rsidR="00CE631C" w:rsidRDefault="00CE631C" w:rsidP="00CE631C">
      <w:pPr>
        <w:pStyle w:val="Heading7"/>
        <w:spacing w:before="0" w:line="360" w:lineRule="auto"/>
        <w:rPr>
          <w:rFonts w:ascii="Times New Roman" w:hAnsi="Times New Roman" w:cs="Times New Roman"/>
          <w:b/>
          <w:i w:val="0"/>
          <w:color w:val="000000"/>
          <w:sz w:val="28"/>
          <w:szCs w:val="24"/>
        </w:rPr>
      </w:pPr>
      <w:proofErr w:type="gramStart"/>
      <w:r>
        <w:rPr>
          <w:rFonts w:ascii="Times New Roman" w:eastAsia="Arial" w:hAnsi="Times New Roman" w:cs="Times New Roman"/>
          <w:b/>
          <w:bCs/>
          <w:i w:val="0"/>
          <w:iCs w:val="0"/>
          <w:color w:val="auto"/>
          <w:sz w:val="28"/>
          <w:szCs w:val="28"/>
        </w:rPr>
        <w:t xml:space="preserve">6.2.4  </w:t>
      </w:r>
      <w:r>
        <w:rPr>
          <w:rFonts w:ascii="Times New Roman" w:hAnsi="Times New Roman" w:cs="Times New Roman"/>
          <w:b/>
          <w:i w:val="0"/>
          <w:color w:val="000000"/>
          <w:sz w:val="28"/>
          <w:szCs w:val="24"/>
        </w:rPr>
        <w:t>SYSTEM</w:t>
      </w:r>
      <w:proofErr w:type="gramEnd"/>
      <w:r>
        <w:rPr>
          <w:rFonts w:ascii="Times New Roman" w:hAnsi="Times New Roman" w:cs="Times New Roman"/>
          <w:b/>
          <w:i w:val="0"/>
          <w:color w:val="000000"/>
          <w:sz w:val="28"/>
          <w:szCs w:val="24"/>
        </w:rPr>
        <w:t xml:space="preserve"> TESTING</w:t>
      </w:r>
    </w:p>
    <w:p w14:paraId="1399562F" w14:textId="07971708" w:rsidR="00CE631C" w:rsidRDefault="00CE631C" w:rsidP="00CE631C">
      <w:pPr>
        <w:spacing w:line="360" w:lineRule="auto"/>
        <w:rPr>
          <w:rFonts w:eastAsia="Calibri"/>
          <w:szCs w:val="24"/>
        </w:rPr>
      </w:pPr>
      <w:r>
        <w:rPr>
          <w:rFonts w:eastAsia="Calibri"/>
          <w:szCs w:val="24"/>
        </w:rPr>
        <w:t xml:space="preserve">                       System testing ensures that the entire integrated software system meets requirements. It tests a configuration to ensure known and predictable results. An example of system testing is the </w:t>
      </w:r>
      <w:proofErr w:type="gramStart"/>
      <w:r>
        <w:rPr>
          <w:rFonts w:eastAsia="Calibri"/>
          <w:szCs w:val="24"/>
        </w:rPr>
        <w:t>configuratio</w:t>
      </w:r>
      <w:r w:rsidR="00637415">
        <w:rPr>
          <w:rFonts w:eastAsia="Calibri"/>
          <w:szCs w:val="24"/>
        </w:rPr>
        <w:t xml:space="preserve">n </w:t>
      </w:r>
      <w:r>
        <w:rPr>
          <w:rFonts w:eastAsia="Calibri"/>
          <w:szCs w:val="24"/>
        </w:rPr>
        <w:t>oriented</w:t>
      </w:r>
      <w:proofErr w:type="gramEnd"/>
      <w:r>
        <w:rPr>
          <w:rFonts w:eastAsia="Calibri"/>
          <w:szCs w:val="24"/>
        </w:rPr>
        <w:t xml:space="preserve"> system integration test. System testing is based on process descriptions and flows, emphasizing pre-driven process links and integration points</w:t>
      </w:r>
    </w:p>
    <w:p w14:paraId="253B92AB" w14:textId="77777777" w:rsidR="00CE631C" w:rsidRDefault="00CE631C" w:rsidP="00637415">
      <w:pPr>
        <w:pStyle w:val="Heading7"/>
        <w:spacing w:before="0" w:line="360" w:lineRule="auto"/>
        <w:ind w:left="0" w:firstLine="0"/>
        <w:rPr>
          <w:rFonts w:ascii="Times New Roman" w:eastAsia="SimSun" w:hAnsi="Times New Roman" w:cs="Times New Roman"/>
          <w:b/>
          <w:i w:val="0"/>
          <w:color w:val="000000"/>
          <w:sz w:val="28"/>
          <w:szCs w:val="24"/>
        </w:rPr>
      </w:pPr>
      <w:r>
        <w:rPr>
          <w:rFonts w:ascii="Times New Roman" w:eastAsia="Arial" w:hAnsi="Times New Roman" w:cs="Times New Roman"/>
          <w:b/>
          <w:bCs/>
          <w:i w:val="0"/>
          <w:iCs w:val="0"/>
          <w:color w:val="auto"/>
          <w:sz w:val="28"/>
          <w:szCs w:val="28"/>
        </w:rPr>
        <w:t xml:space="preserve">6.2.5   </w:t>
      </w:r>
      <w:r>
        <w:rPr>
          <w:rFonts w:ascii="Times New Roman" w:hAnsi="Times New Roman" w:cs="Times New Roman"/>
          <w:b/>
          <w:i w:val="0"/>
          <w:color w:val="000000"/>
          <w:sz w:val="28"/>
          <w:szCs w:val="24"/>
        </w:rPr>
        <w:t>WHITE BOX TESTING</w:t>
      </w:r>
    </w:p>
    <w:p w14:paraId="7976672F" w14:textId="6FFE4C2D" w:rsidR="00CE631C" w:rsidRDefault="00637415" w:rsidP="00CE631C">
      <w:pPr>
        <w:spacing w:line="360" w:lineRule="auto"/>
      </w:pPr>
      <w:r w:rsidRPr="009477AB">
        <w:rPr>
          <w:b/>
          <w:noProof/>
          <w:sz w:val="71"/>
        </w:rPr>
        <mc:AlternateContent>
          <mc:Choice Requires="wps">
            <w:drawing>
              <wp:anchor distT="45720" distB="45720" distL="114300" distR="114300" simplePos="0" relativeHeight="251827200" behindDoc="0" locked="0" layoutInCell="1" allowOverlap="1" wp14:anchorId="09BD5ED3" wp14:editId="7388D76C">
                <wp:simplePos x="0" y="0"/>
                <wp:positionH relativeFrom="margin">
                  <wp:align>right</wp:align>
                </wp:positionH>
                <wp:positionV relativeFrom="paragraph">
                  <wp:posOffset>1138101</wp:posOffset>
                </wp:positionV>
                <wp:extent cx="5730240" cy="342900"/>
                <wp:effectExtent l="0" t="0" r="3810" b="0"/>
                <wp:wrapSquare wrapText="bothSides"/>
                <wp:docPr id="810332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0F3181BA" w14:textId="7B63205B" w:rsidR="00637415" w:rsidRPr="003A5EC4" w:rsidRDefault="00637415">
                            <w:pPr>
                              <w:spacing w:line="360" w:lineRule="auto"/>
                              <w:ind w:left="0" w:firstLine="0"/>
                              <w:rPr>
                                <w:bCs/>
                                <w:szCs w:val="24"/>
                              </w:rPr>
                              <w:pPrChange w:id="342" w:author="Ajay kumar Chigurla" w:date="2023-09-21T11:55:00Z">
                                <w:pPr>
                                  <w:spacing w:line="360" w:lineRule="auto"/>
                                  <w:ind w:left="0" w:firstLineChars="100" w:firstLine="240"/>
                                </w:pPr>
                              </w:pPrChange>
                            </w:pPr>
                            <w:r>
                              <w:rPr>
                                <w:bCs/>
                                <w:szCs w:val="24"/>
                              </w:rPr>
                              <w:t xml:space="preserve">CMRTC                                                                                                                                          </w:t>
                            </w:r>
                            <w:del w:id="343" w:author="Ajay kumar Chigurla" w:date="2023-09-21T11:55:00Z">
                              <w:r>
                                <w:rPr>
                                  <w:bCs/>
                                  <w:szCs w:val="24"/>
                                </w:rPr>
                                <w:delText xml:space="preserve">  </w:delText>
                              </w:r>
                            </w:del>
                            <w:r w:rsidR="00DB11FD">
                              <w:rPr>
                                <w:bCs/>
                                <w:szCs w:val="24"/>
                              </w:rPr>
                              <w:t>3</w:t>
                            </w:r>
                            <w:r w:rsidR="00000D1A">
                              <w:rPr>
                                <w:bCs/>
                                <w:szCs w:val="24"/>
                              </w:rPr>
                              <w:t>4</w:t>
                            </w:r>
                          </w:p>
                          <w:p w14:paraId="794A88D8"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D5ED3" id="_x0000_s1093" type="#_x0000_t202" style="position:absolute;left:0;text-align:left;margin-left:400pt;margin-top:89.6pt;width:451.2pt;height:27pt;z-index:251827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" stroked="f">
                <v:textbox>
                  <w:txbxContent>
                    <w:p w14:paraId="0F3181BA" w14:textId="7B63205B" w:rsidR="00637415" w:rsidRPr="003A5EC4" w:rsidRDefault="00637415">
                      <w:pPr>
                        <w:spacing w:line="360" w:lineRule="auto"/>
                        <w:ind w:left="0" w:firstLine="0"/>
                        <w:rPr>
                          <w:bCs/>
                          <w:szCs w:val="24"/>
                        </w:rPr>
                        <w:pPrChange w:id="344" w:author="Ajay kumar Chigurla" w:date="2023-09-21T11:55:00Z">
                          <w:pPr>
                            <w:spacing w:line="360" w:lineRule="auto"/>
                            <w:ind w:left="0" w:firstLineChars="100" w:firstLine="240"/>
                          </w:pPr>
                        </w:pPrChange>
                      </w:pPr>
                      <w:r>
                        <w:rPr>
                          <w:bCs/>
                          <w:szCs w:val="24"/>
                        </w:rPr>
                        <w:t xml:space="preserve">CMRTC                                                                                                                                          </w:t>
                      </w:r>
                      <w:del w:id="345" w:author="Ajay kumar Chigurla" w:date="2023-09-21T11:55:00Z">
                        <w:r>
                          <w:rPr>
                            <w:bCs/>
                            <w:szCs w:val="24"/>
                          </w:rPr>
                          <w:delText xml:space="preserve">  </w:delText>
                        </w:r>
                      </w:del>
                      <w:r w:rsidR="00DB11FD">
                        <w:rPr>
                          <w:bCs/>
                          <w:szCs w:val="24"/>
                        </w:rPr>
                        <w:t>3</w:t>
                      </w:r>
                      <w:r w:rsidR="00000D1A">
                        <w:rPr>
                          <w:bCs/>
                          <w:szCs w:val="24"/>
                        </w:rPr>
                        <w:t>4</w:t>
                      </w:r>
                    </w:p>
                    <w:p w14:paraId="794A88D8" w14:textId="77777777" w:rsidR="00637415" w:rsidRDefault="00637415" w:rsidP="00637415"/>
                  </w:txbxContent>
                </v:textbox>
                <w10:wrap type="square" anchorx="margin"/>
              </v:shape>
            </w:pict>
          </mc:Fallback>
        </mc:AlternateContent>
      </w:r>
      <w:r w:rsidR="00CE631C">
        <w:rPr>
          <w:rFonts w:eastAsia="Calibri"/>
          <w:szCs w:val="24"/>
        </w:rPr>
        <w:t xml:space="preserve">                        White Box Testing is a testing in which in which the software tester has knowledge of the inner workings, </w:t>
      </w:r>
      <w:proofErr w:type="gramStart"/>
      <w:r w:rsidR="00CE631C">
        <w:rPr>
          <w:rFonts w:eastAsia="Calibri"/>
          <w:szCs w:val="24"/>
        </w:rPr>
        <w:t>structure</w:t>
      </w:r>
      <w:proofErr w:type="gramEnd"/>
      <w:r w:rsidR="00CE631C">
        <w:rPr>
          <w:rFonts w:eastAsia="Calibri"/>
          <w:szCs w:val="24"/>
        </w:rPr>
        <w:t xml:space="preserve"> and language of the software, or at least its purpose. It is purpose. It is used to test areas that cannot be reached from a black box level.</w:t>
      </w:r>
    </w:p>
    <w:p w14:paraId="25E57149" w14:textId="2C503582" w:rsidR="00CE631C" w:rsidRDefault="00AD58D8" w:rsidP="00CE631C">
      <w:pPr>
        <w:pStyle w:val="Heading7"/>
        <w:spacing w:before="0" w:line="360" w:lineRule="auto"/>
        <w:rPr>
          <w:rFonts w:ascii="Times New Roman" w:eastAsia="SimSun" w:hAnsi="Times New Roman" w:cs="Times New Roman"/>
          <w:b/>
          <w:i w:val="0"/>
          <w:color w:val="000000"/>
          <w:sz w:val="28"/>
          <w:szCs w:val="24"/>
        </w:rPr>
      </w:pPr>
      <w:ins w:id="346" w:author="Ajay kumar Chigurla" w:date="2023-09-21T11:55:00Z">
        <w:r w:rsidRPr="00377820">
          <w:rPr>
            <w:noProof/>
            <w:sz w:val="32"/>
          </w:rPr>
          <w:lastRenderedPageBreak/>
          <mc:AlternateContent>
            <mc:Choice Requires="wps">
              <w:drawing>
                <wp:anchor distT="45720" distB="45720" distL="114300" distR="114300" simplePos="0" relativeHeight="251728896" behindDoc="0" locked="0" layoutInCell="1" allowOverlap="1" wp14:anchorId="1C218522" wp14:editId="3C4006D8">
                  <wp:simplePos x="0" y="0"/>
                  <wp:positionH relativeFrom="margin">
                    <wp:posOffset>702129</wp:posOffset>
                  </wp:positionH>
                  <wp:positionV relativeFrom="page">
                    <wp:posOffset>364399</wp:posOffset>
                  </wp:positionV>
                  <wp:extent cx="5436870" cy="253365"/>
                  <wp:effectExtent l="0" t="0" r="0" b="0"/>
                  <wp:wrapSquare wrapText="bothSides"/>
                  <wp:docPr id="1964942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125C4352" w14:textId="77777777" w:rsidR="00AD58D8" w:rsidRPr="00377820" w:rsidRDefault="00AD58D8" w:rsidP="00AD58D8">
                              <w:pPr>
                                <w:pStyle w:val="Header"/>
                                <w:rPr>
                                  <w:ins w:id="347" w:author="Ajay kumar Chigurla" w:date="2023-09-21T11:55:00Z"/>
                                  <w:sz w:val="21"/>
                                  <w:szCs w:val="20"/>
                                </w:rPr>
                              </w:pPr>
                              <w:ins w:id="348"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218522" id="_x0000_s1094" type="#_x0000_t202" style="position:absolute;left:0;text-align:left;margin-left:55.3pt;margin-top:28.7pt;width:428.1pt;height:19.95pt;z-index:251728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" stroked="f">
                  <v:textbox style="mso-fit-shape-to-text:t">
                    <w:txbxContent>
                      <w:p w14:paraId="125C4352" w14:textId="77777777" w:rsidR="00AD58D8" w:rsidRPr="00377820" w:rsidRDefault="00AD58D8" w:rsidP="00AD58D8">
                        <w:pPr>
                          <w:pStyle w:val="Header"/>
                          <w:rPr>
                            <w:ins w:id="349" w:author="Ajay kumar Chigurla" w:date="2023-09-21T11:55:00Z"/>
                            <w:sz w:val="21"/>
                            <w:szCs w:val="20"/>
                          </w:rPr>
                        </w:pPr>
                        <w:ins w:id="350"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CE631C">
        <w:rPr>
          <w:rFonts w:ascii="Times New Roman" w:eastAsia="Arial" w:hAnsi="Times New Roman" w:cs="Times New Roman"/>
          <w:b/>
          <w:bCs/>
          <w:i w:val="0"/>
          <w:iCs w:val="0"/>
          <w:color w:val="auto"/>
          <w:sz w:val="28"/>
          <w:szCs w:val="28"/>
        </w:rPr>
        <w:t xml:space="preserve">6.2.6   </w:t>
      </w:r>
      <w:r w:rsidR="00CE631C">
        <w:rPr>
          <w:rFonts w:ascii="Times New Roman" w:hAnsi="Times New Roman" w:cs="Times New Roman"/>
          <w:b/>
          <w:i w:val="0"/>
          <w:color w:val="000000"/>
          <w:sz w:val="28"/>
          <w:szCs w:val="24"/>
        </w:rPr>
        <w:t>BLACK BOX TESTING</w:t>
      </w:r>
    </w:p>
    <w:p w14:paraId="6E37CA9E" w14:textId="77777777" w:rsidR="00CE631C" w:rsidRDefault="00CE631C" w:rsidP="00CE631C">
      <w:pPr>
        <w:pStyle w:val="Heading7"/>
        <w:spacing w:before="0" w:line="360" w:lineRule="auto"/>
        <w:rPr>
          <w:rFonts w:ascii="Times New Roman" w:eastAsia="Calibri" w:hAnsi="Times New Roman" w:cs="Times New Roman"/>
          <w:szCs w:val="24"/>
        </w:rPr>
      </w:pPr>
      <w:r>
        <w:rPr>
          <w:rFonts w:ascii="Times New Roman" w:hAnsi="Times New Roman" w:cs="Times New Roman"/>
          <w:b/>
          <w:i w:val="0"/>
          <w:color w:val="FF0000"/>
          <w:szCs w:val="24"/>
        </w:rPr>
        <w:t xml:space="preserve">                         </w:t>
      </w:r>
      <w:r>
        <w:rPr>
          <w:rFonts w:ascii="Times New Roman" w:hAnsi="Times New Roman" w:cs="Times New Roman"/>
          <w:i w:val="0"/>
          <w:color w:val="auto"/>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Pr>
          <w:rFonts w:ascii="Times New Roman" w:hAnsi="Times New Roman" w:cs="Times New Roman"/>
          <w:i w:val="0"/>
          <w:color w:val="auto"/>
          <w:szCs w:val="24"/>
        </w:rPr>
        <w:t>box .you</w:t>
      </w:r>
      <w:proofErr w:type="gramEnd"/>
      <w:r>
        <w:rPr>
          <w:rFonts w:ascii="Times New Roman" w:hAnsi="Times New Roman" w:cs="Times New Roman"/>
          <w:i w:val="0"/>
          <w:color w:val="auto"/>
          <w:szCs w:val="24"/>
        </w:rPr>
        <w:t xml:space="preserve"> cannot “see” into it. The test provides inputs and responds to outputs without considering how the software works</w:t>
      </w:r>
      <w:r>
        <w:rPr>
          <w:rFonts w:ascii="Times New Roman" w:eastAsia="Calibri" w:hAnsi="Times New Roman" w:cs="Times New Roman"/>
          <w:szCs w:val="24"/>
        </w:rPr>
        <w:t>.</w:t>
      </w:r>
    </w:p>
    <w:p w14:paraId="1CCFBCE5" w14:textId="77777777" w:rsidR="00CE631C" w:rsidRPr="00CE631C" w:rsidRDefault="00CE631C" w:rsidP="00CE631C">
      <w:pPr>
        <w:rPr>
          <w:rFonts w:eastAsia="Calibri"/>
        </w:rPr>
      </w:pPr>
    </w:p>
    <w:p w14:paraId="35BB1807" w14:textId="77777777" w:rsidR="00CE631C" w:rsidRDefault="00CE631C" w:rsidP="00CE631C">
      <w:pPr>
        <w:spacing w:line="360" w:lineRule="auto"/>
        <w:rPr>
          <w:b/>
          <w:bCs/>
          <w:color w:val="000000" w:themeColor="text1"/>
          <w:sz w:val="28"/>
          <w:szCs w:val="28"/>
        </w:rPr>
      </w:pPr>
      <w:r>
        <w:rPr>
          <w:b/>
          <w:bCs/>
          <w:color w:val="000000" w:themeColor="text1"/>
          <w:sz w:val="28"/>
          <w:szCs w:val="28"/>
        </w:rPr>
        <w:t>Unit Testing</w:t>
      </w:r>
    </w:p>
    <w:p w14:paraId="65958641" w14:textId="77777777" w:rsidR="00CE631C" w:rsidRDefault="00CE631C" w:rsidP="00CE631C">
      <w:pPr>
        <w:spacing w:line="360" w:lineRule="auto"/>
        <w:rPr>
          <w:color w:val="auto"/>
          <w:szCs w:val="24"/>
        </w:rPr>
      </w:pPr>
      <w:r>
        <w:rPr>
          <w:szCs w:val="24"/>
        </w:rPr>
        <w:t xml:space="preserve">                         Unit testing is usually conducted as part of a combined code and unit test phase of the software lifecycle, although it is not uncommon for coding and unit testing to be conducted as two distinct phases.</w:t>
      </w:r>
    </w:p>
    <w:p w14:paraId="344C50EB" w14:textId="77777777" w:rsidR="00CE631C" w:rsidRDefault="00CE631C" w:rsidP="00CE631C">
      <w:pPr>
        <w:spacing w:line="360" w:lineRule="auto"/>
        <w:rPr>
          <w:color w:val="000000" w:themeColor="text1"/>
          <w:sz w:val="28"/>
          <w:szCs w:val="28"/>
        </w:rPr>
      </w:pPr>
      <w:r>
        <w:rPr>
          <w:b/>
          <w:color w:val="000000" w:themeColor="text1"/>
          <w:sz w:val="28"/>
          <w:szCs w:val="28"/>
        </w:rPr>
        <w:t>Test strategy and approach</w:t>
      </w:r>
    </w:p>
    <w:p w14:paraId="6EC91106" w14:textId="77777777" w:rsidR="00CE631C" w:rsidRDefault="00CE631C" w:rsidP="00CE631C">
      <w:pPr>
        <w:pStyle w:val="BodyText"/>
        <w:rPr>
          <w:rFonts w:ascii="Times New Roman" w:hAnsi="Times New Roman"/>
          <w:sz w:val="24"/>
          <w:szCs w:val="24"/>
        </w:rPr>
      </w:pPr>
      <w:r>
        <w:rPr>
          <w:rFonts w:ascii="Times New Roman" w:hAnsi="Times New Roman"/>
          <w:sz w:val="24"/>
          <w:szCs w:val="24"/>
        </w:rPr>
        <w:tab/>
        <w:t xml:space="preserve">               Field testing will be performed manually and functional tests will be written in detail.</w:t>
      </w:r>
    </w:p>
    <w:p w14:paraId="329F0239" w14:textId="77777777" w:rsidR="00CE631C" w:rsidRDefault="00CE631C" w:rsidP="00CE631C">
      <w:pPr>
        <w:pStyle w:val="BodyText"/>
        <w:rPr>
          <w:rFonts w:ascii="Times New Roman" w:hAnsi="Times New Roman"/>
          <w:b/>
          <w:bCs/>
          <w:color w:val="000000" w:themeColor="text1"/>
          <w:sz w:val="24"/>
          <w:szCs w:val="24"/>
        </w:rPr>
      </w:pPr>
      <w:r>
        <w:rPr>
          <w:rFonts w:ascii="Times New Roman" w:hAnsi="Times New Roman"/>
          <w:b/>
          <w:bCs/>
          <w:color w:val="000000" w:themeColor="text1"/>
          <w:sz w:val="24"/>
          <w:szCs w:val="24"/>
        </w:rPr>
        <w:t>Test objectives</w:t>
      </w:r>
    </w:p>
    <w:p w14:paraId="1925260B" w14:textId="77777777" w:rsidR="00CE631C" w:rsidRDefault="00CE631C" w:rsidP="00CE631C">
      <w:pPr>
        <w:pStyle w:val="BodyText"/>
        <w:numPr>
          <w:ilvl w:val="0"/>
          <w:numId w:val="8"/>
        </w:numPr>
        <w:spacing w:before="0" w:beforeAutospacing="0" w:after="0" w:line="360" w:lineRule="auto"/>
        <w:jc w:val="both"/>
        <w:rPr>
          <w:rFonts w:ascii="Times New Roman" w:hAnsi="Times New Roman"/>
          <w:b/>
          <w:bCs/>
          <w:sz w:val="24"/>
          <w:szCs w:val="24"/>
        </w:rPr>
      </w:pPr>
      <w:r>
        <w:rPr>
          <w:rFonts w:ascii="Times New Roman" w:hAnsi="Times New Roman"/>
          <w:sz w:val="24"/>
          <w:szCs w:val="24"/>
        </w:rPr>
        <w:t>All field entries must work properly.</w:t>
      </w:r>
    </w:p>
    <w:p w14:paraId="41312599" w14:textId="77777777" w:rsidR="00CE631C" w:rsidRDefault="00CE631C" w:rsidP="00CE631C">
      <w:pPr>
        <w:pStyle w:val="BodyText"/>
        <w:numPr>
          <w:ilvl w:val="0"/>
          <w:numId w:val="8"/>
        </w:numPr>
        <w:spacing w:before="0" w:beforeAutospacing="0" w:after="0" w:line="360" w:lineRule="auto"/>
        <w:jc w:val="both"/>
        <w:rPr>
          <w:rFonts w:ascii="Times New Roman" w:hAnsi="Times New Roman"/>
          <w:b/>
          <w:bCs/>
          <w:sz w:val="24"/>
          <w:szCs w:val="24"/>
        </w:rPr>
      </w:pPr>
      <w:r>
        <w:rPr>
          <w:rFonts w:ascii="Times New Roman" w:hAnsi="Times New Roman"/>
          <w:sz w:val="24"/>
          <w:szCs w:val="24"/>
        </w:rPr>
        <w:t>Pages must be activated from the identified link.</w:t>
      </w:r>
    </w:p>
    <w:p w14:paraId="157C41DD" w14:textId="77777777" w:rsidR="00CE631C" w:rsidRDefault="00CE631C" w:rsidP="00CE631C">
      <w:pPr>
        <w:pStyle w:val="BodyText"/>
        <w:numPr>
          <w:ilvl w:val="0"/>
          <w:numId w:val="8"/>
        </w:numPr>
        <w:spacing w:before="0" w:beforeAutospacing="0" w:after="0" w:line="360" w:lineRule="auto"/>
        <w:jc w:val="both"/>
        <w:rPr>
          <w:rFonts w:ascii="Times New Roman" w:hAnsi="Times New Roman"/>
          <w:b/>
          <w:bCs/>
          <w:sz w:val="24"/>
          <w:szCs w:val="24"/>
        </w:rPr>
      </w:pPr>
      <w:r>
        <w:rPr>
          <w:rFonts w:ascii="Times New Roman" w:hAnsi="Times New Roman"/>
          <w:sz w:val="24"/>
          <w:szCs w:val="24"/>
        </w:rPr>
        <w:t>The entry screen, messages and responses must not be delayed.</w:t>
      </w:r>
    </w:p>
    <w:p w14:paraId="6540B3E4" w14:textId="77777777" w:rsidR="00CE631C" w:rsidRDefault="00CE631C" w:rsidP="00CE631C">
      <w:pPr>
        <w:pStyle w:val="BodyText"/>
        <w:rPr>
          <w:rFonts w:ascii="Times New Roman" w:hAnsi="Times New Roman"/>
          <w:b/>
          <w:bCs/>
          <w:color w:val="000000" w:themeColor="text1"/>
          <w:sz w:val="24"/>
          <w:szCs w:val="24"/>
        </w:rPr>
      </w:pPr>
      <w:r>
        <w:rPr>
          <w:rFonts w:ascii="Times New Roman" w:hAnsi="Times New Roman"/>
          <w:b/>
          <w:bCs/>
          <w:color w:val="000000" w:themeColor="text1"/>
          <w:sz w:val="24"/>
          <w:szCs w:val="24"/>
        </w:rPr>
        <w:t>Features to be tested</w:t>
      </w:r>
    </w:p>
    <w:p w14:paraId="7E422F41" w14:textId="77777777" w:rsidR="00CE631C" w:rsidRDefault="00CE631C" w:rsidP="00CE631C">
      <w:pPr>
        <w:pStyle w:val="BodyText"/>
        <w:numPr>
          <w:ilvl w:val="0"/>
          <w:numId w:val="9"/>
        </w:numPr>
        <w:spacing w:before="0" w:beforeAutospacing="0" w:after="0" w:line="360" w:lineRule="auto"/>
        <w:jc w:val="both"/>
        <w:rPr>
          <w:rFonts w:ascii="Times New Roman" w:hAnsi="Times New Roman"/>
          <w:b/>
          <w:bCs/>
          <w:sz w:val="24"/>
          <w:szCs w:val="24"/>
        </w:rPr>
      </w:pPr>
      <w:r>
        <w:rPr>
          <w:rFonts w:ascii="Times New Roman" w:hAnsi="Times New Roman"/>
          <w:sz w:val="24"/>
          <w:szCs w:val="24"/>
        </w:rPr>
        <w:t>Verify that the entries are of the correct format</w:t>
      </w:r>
    </w:p>
    <w:p w14:paraId="4C1BD35D" w14:textId="77777777" w:rsidR="00CE631C" w:rsidRDefault="00CE631C" w:rsidP="00CE631C">
      <w:pPr>
        <w:pStyle w:val="BodyText"/>
        <w:numPr>
          <w:ilvl w:val="0"/>
          <w:numId w:val="9"/>
        </w:numPr>
        <w:spacing w:before="0" w:beforeAutospacing="0" w:after="0" w:line="360" w:lineRule="auto"/>
        <w:jc w:val="both"/>
        <w:rPr>
          <w:rFonts w:ascii="Times New Roman" w:hAnsi="Times New Roman"/>
          <w:b/>
          <w:bCs/>
          <w:sz w:val="24"/>
          <w:szCs w:val="24"/>
        </w:rPr>
      </w:pPr>
      <w:r>
        <w:rPr>
          <w:rFonts w:ascii="Times New Roman" w:hAnsi="Times New Roman"/>
          <w:sz w:val="24"/>
          <w:szCs w:val="24"/>
        </w:rPr>
        <w:t>No duplicate entries should be allowed</w:t>
      </w:r>
    </w:p>
    <w:p w14:paraId="62886F46" w14:textId="77777777" w:rsidR="00CE631C" w:rsidRDefault="00CE631C" w:rsidP="00CE631C">
      <w:pPr>
        <w:pStyle w:val="BodyText"/>
        <w:numPr>
          <w:ilvl w:val="0"/>
          <w:numId w:val="9"/>
        </w:numPr>
        <w:spacing w:before="0" w:beforeAutospacing="0" w:after="0" w:line="360" w:lineRule="auto"/>
        <w:jc w:val="both"/>
        <w:rPr>
          <w:rFonts w:ascii="Times New Roman" w:hAnsi="Times New Roman"/>
          <w:b/>
          <w:bCs/>
          <w:sz w:val="24"/>
          <w:szCs w:val="24"/>
        </w:rPr>
      </w:pPr>
      <w:r>
        <w:rPr>
          <w:rFonts w:ascii="Times New Roman" w:hAnsi="Times New Roman"/>
          <w:sz w:val="24"/>
          <w:szCs w:val="24"/>
        </w:rPr>
        <w:t>All links should take the user to the correct page.</w:t>
      </w:r>
    </w:p>
    <w:p w14:paraId="2721BE20" w14:textId="77777777" w:rsidR="00CE631C" w:rsidRDefault="00CE631C" w:rsidP="00CE631C">
      <w:pPr>
        <w:pStyle w:val="Heading1"/>
        <w:spacing w:before="0" w:line="360" w:lineRule="auto"/>
        <w:rPr>
          <w:rFonts w:ascii="Times New Roman" w:hAnsi="Times New Roman" w:cs="Times New Roman"/>
          <w:b/>
          <w:bCs/>
          <w:color w:val="000000" w:themeColor="text1"/>
          <w:sz w:val="28"/>
          <w:szCs w:val="28"/>
        </w:rPr>
      </w:pPr>
      <w:r>
        <w:rPr>
          <w:color w:val="000000" w:themeColor="text1"/>
        </w:rPr>
        <w:t>Integration Testing</w:t>
      </w:r>
    </w:p>
    <w:p w14:paraId="5487A877" w14:textId="21B6BB58" w:rsidR="00CE631C" w:rsidRDefault="00637415" w:rsidP="00CE631C">
      <w:pPr>
        <w:spacing w:line="360" w:lineRule="auto"/>
        <w:rPr>
          <w:color w:val="auto"/>
          <w:szCs w:val="24"/>
        </w:rPr>
      </w:pPr>
      <w:r w:rsidRPr="009477AB">
        <w:rPr>
          <w:b/>
          <w:noProof/>
          <w:sz w:val="71"/>
        </w:rPr>
        <mc:AlternateContent>
          <mc:Choice Requires="wps">
            <w:drawing>
              <wp:anchor distT="45720" distB="45720" distL="114300" distR="114300" simplePos="0" relativeHeight="251829248" behindDoc="0" locked="0" layoutInCell="1" allowOverlap="1" wp14:anchorId="7A3DF4D5" wp14:editId="2C44FE5D">
                <wp:simplePos x="0" y="0"/>
                <wp:positionH relativeFrom="margin">
                  <wp:align>right</wp:align>
                </wp:positionH>
                <wp:positionV relativeFrom="paragraph">
                  <wp:posOffset>1030242</wp:posOffset>
                </wp:positionV>
                <wp:extent cx="5730240" cy="342900"/>
                <wp:effectExtent l="0" t="0" r="3810" b="0"/>
                <wp:wrapSquare wrapText="bothSides"/>
                <wp:docPr id="426819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1898F3D5" w14:textId="56C09AA4" w:rsidR="00637415" w:rsidRPr="003A5EC4" w:rsidRDefault="00637415">
                            <w:pPr>
                              <w:spacing w:line="360" w:lineRule="auto"/>
                              <w:ind w:left="0" w:firstLine="0"/>
                              <w:rPr>
                                <w:bCs/>
                                <w:szCs w:val="24"/>
                              </w:rPr>
                              <w:pPrChange w:id="351" w:author="Ajay kumar Chigurla" w:date="2023-09-21T11:55:00Z">
                                <w:pPr>
                                  <w:spacing w:line="360" w:lineRule="auto"/>
                                  <w:ind w:left="0" w:firstLineChars="100" w:firstLine="240"/>
                                </w:pPr>
                              </w:pPrChange>
                            </w:pPr>
                            <w:r>
                              <w:rPr>
                                <w:bCs/>
                                <w:szCs w:val="24"/>
                              </w:rPr>
                              <w:t xml:space="preserve">CMRTC                                                                                                                                          </w:t>
                            </w:r>
                            <w:del w:id="352" w:author="Ajay kumar Chigurla" w:date="2023-09-21T11:55:00Z">
                              <w:r>
                                <w:rPr>
                                  <w:bCs/>
                                  <w:szCs w:val="24"/>
                                </w:rPr>
                                <w:delText xml:space="preserve">  </w:delText>
                              </w:r>
                            </w:del>
                            <w:r w:rsidR="00DB11FD">
                              <w:rPr>
                                <w:bCs/>
                                <w:szCs w:val="24"/>
                              </w:rPr>
                              <w:t>3</w:t>
                            </w:r>
                            <w:r w:rsidR="00000D1A">
                              <w:rPr>
                                <w:bCs/>
                                <w:szCs w:val="24"/>
                              </w:rPr>
                              <w:t>5</w:t>
                            </w:r>
                          </w:p>
                          <w:p w14:paraId="3ECEE1BC"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DF4D5" id="_x0000_s1095" type="#_x0000_t202" style="position:absolute;left:0;text-align:left;margin-left:400pt;margin-top:81.1pt;width:451.2pt;height:27pt;z-index:251829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" stroked="f">
                <v:textbox>
                  <w:txbxContent>
                    <w:p w14:paraId="1898F3D5" w14:textId="56C09AA4" w:rsidR="00637415" w:rsidRPr="003A5EC4" w:rsidRDefault="00637415">
                      <w:pPr>
                        <w:spacing w:line="360" w:lineRule="auto"/>
                        <w:ind w:left="0" w:firstLine="0"/>
                        <w:rPr>
                          <w:bCs/>
                          <w:szCs w:val="24"/>
                        </w:rPr>
                        <w:pPrChange w:id="353" w:author="Ajay kumar Chigurla" w:date="2023-09-21T11:55:00Z">
                          <w:pPr>
                            <w:spacing w:line="360" w:lineRule="auto"/>
                            <w:ind w:left="0" w:firstLineChars="100" w:firstLine="240"/>
                          </w:pPr>
                        </w:pPrChange>
                      </w:pPr>
                      <w:r>
                        <w:rPr>
                          <w:bCs/>
                          <w:szCs w:val="24"/>
                        </w:rPr>
                        <w:t xml:space="preserve">CMRTC                                                                                                                                          </w:t>
                      </w:r>
                      <w:del w:id="354" w:author="Ajay kumar Chigurla" w:date="2023-09-21T11:55:00Z">
                        <w:r>
                          <w:rPr>
                            <w:bCs/>
                            <w:szCs w:val="24"/>
                          </w:rPr>
                          <w:delText xml:space="preserve">  </w:delText>
                        </w:r>
                      </w:del>
                      <w:r w:rsidR="00DB11FD">
                        <w:rPr>
                          <w:bCs/>
                          <w:szCs w:val="24"/>
                        </w:rPr>
                        <w:t>3</w:t>
                      </w:r>
                      <w:r w:rsidR="00000D1A">
                        <w:rPr>
                          <w:bCs/>
                          <w:szCs w:val="24"/>
                        </w:rPr>
                        <w:t>5</w:t>
                      </w:r>
                    </w:p>
                    <w:p w14:paraId="3ECEE1BC" w14:textId="77777777" w:rsidR="00637415" w:rsidRDefault="00637415" w:rsidP="00637415"/>
                  </w:txbxContent>
                </v:textbox>
                <w10:wrap type="square" anchorx="margin"/>
              </v:shape>
            </w:pict>
          </mc:Fallback>
        </mc:AlternateContent>
      </w:r>
      <w:r w:rsidR="00CE631C">
        <w:rPr>
          <w:szCs w:val="24"/>
        </w:rPr>
        <w:t xml:space="preserve">                      Software integration testing is the incremental integration testing of two or more integrated software components on a single platform to produce failures caused by interface defects.</w:t>
      </w:r>
    </w:p>
    <w:p w14:paraId="7356CB13" w14:textId="7A7E6D12" w:rsidR="00CE631C" w:rsidRDefault="00AD58D8" w:rsidP="00CE631C">
      <w:pPr>
        <w:spacing w:line="360" w:lineRule="auto"/>
        <w:rPr>
          <w:szCs w:val="24"/>
        </w:rPr>
      </w:pPr>
      <w:ins w:id="355" w:author="Ajay kumar Chigurla" w:date="2023-09-21T11:55:00Z">
        <w:r w:rsidRPr="00377820">
          <w:rPr>
            <w:noProof/>
            <w:sz w:val="32"/>
          </w:rPr>
          <w:lastRenderedPageBreak/>
          <mc:AlternateContent>
            <mc:Choice Requires="wps">
              <w:drawing>
                <wp:anchor distT="45720" distB="45720" distL="114300" distR="114300" simplePos="0" relativeHeight="251730944" behindDoc="0" locked="0" layoutInCell="1" allowOverlap="1" wp14:anchorId="5F2B41ED" wp14:editId="4E9A35DB">
                  <wp:simplePos x="0" y="0"/>
                  <wp:positionH relativeFrom="margin">
                    <wp:posOffset>685800</wp:posOffset>
                  </wp:positionH>
                  <wp:positionV relativeFrom="page">
                    <wp:posOffset>404676</wp:posOffset>
                  </wp:positionV>
                  <wp:extent cx="5436870" cy="253365"/>
                  <wp:effectExtent l="0" t="0" r="0" b="0"/>
                  <wp:wrapSquare wrapText="bothSides"/>
                  <wp:docPr id="543965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7F534E41" w14:textId="77777777" w:rsidR="00AD58D8" w:rsidRPr="00377820" w:rsidRDefault="00AD58D8" w:rsidP="00AD58D8">
                              <w:pPr>
                                <w:pStyle w:val="Header"/>
                                <w:rPr>
                                  <w:ins w:id="356" w:author="Ajay kumar Chigurla" w:date="2023-09-21T11:55:00Z"/>
                                  <w:sz w:val="21"/>
                                  <w:szCs w:val="20"/>
                                </w:rPr>
                              </w:pPr>
                              <w:ins w:id="357"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2B41ED" id="_x0000_s1096" type="#_x0000_t202" style="position:absolute;left:0;text-align:left;margin-left:54pt;margin-top:31.85pt;width:428.1pt;height:19.95pt;z-index:251730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" stroked="f">
                  <v:textbox style="mso-fit-shape-to-text:t">
                    <w:txbxContent>
                      <w:p w14:paraId="7F534E41" w14:textId="77777777" w:rsidR="00AD58D8" w:rsidRPr="00377820" w:rsidRDefault="00AD58D8" w:rsidP="00AD58D8">
                        <w:pPr>
                          <w:pStyle w:val="Header"/>
                          <w:rPr>
                            <w:ins w:id="358" w:author="Ajay kumar Chigurla" w:date="2023-09-21T11:55:00Z"/>
                            <w:sz w:val="21"/>
                            <w:szCs w:val="20"/>
                          </w:rPr>
                        </w:pPr>
                        <w:ins w:id="359"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CE631C">
        <w:rPr>
          <w:szCs w:val="24"/>
        </w:rPr>
        <w:t xml:space="preserve">The task of the integration test is to check that components or software applications, </w:t>
      </w:r>
      <w:proofErr w:type="gramStart"/>
      <w:r w:rsidR="00CE631C">
        <w:rPr>
          <w:szCs w:val="24"/>
        </w:rPr>
        <w:t>e.g.</w:t>
      </w:r>
      <w:proofErr w:type="gramEnd"/>
      <w:r w:rsidR="00CE631C">
        <w:rPr>
          <w:szCs w:val="24"/>
        </w:rPr>
        <w:t xml:space="preserve"> components in a software system or – one step up – software applications at the company level – interact without error.</w:t>
      </w:r>
    </w:p>
    <w:p w14:paraId="63B97CAE" w14:textId="77777777" w:rsidR="00CE631C" w:rsidRDefault="00CE631C" w:rsidP="00CE631C">
      <w:pPr>
        <w:spacing w:line="360" w:lineRule="auto"/>
        <w:rPr>
          <w:szCs w:val="24"/>
        </w:rPr>
      </w:pPr>
      <w:r>
        <w:rPr>
          <w:b/>
          <w:bCs/>
          <w:color w:val="000000" w:themeColor="text1"/>
          <w:szCs w:val="24"/>
        </w:rPr>
        <w:t>Test Results:</w:t>
      </w:r>
      <w:r>
        <w:rPr>
          <w:b/>
          <w:bCs/>
          <w:szCs w:val="24"/>
        </w:rPr>
        <w:t xml:space="preserve"> </w:t>
      </w:r>
      <w:r>
        <w:rPr>
          <w:szCs w:val="24"/>
        </w:rPr>
        <w:t>All the test cases mentioned above passed successfully. No defects encountered.</w:t>
      </w:r>
    </w:p>
    <w:p w14:paraId="5DF104E3" w14:textId="77777777" w:rsidR="00CE631C" w:rsidRDefault="00CE631C" w:rsidP="00CE631C">
      <w:pPr>
        <w:pStyle w:val="Heading8"/>
        <w:spacing w:before="0" w:line="360" w:lineRule="auto"/>
        <w:rPr>
          <w:rFonts w:ascii="Times New Roman" w:hAnsi="Times New Roman" w:cs="Times New Roman"/>
          <w:b/>
          <w:i/>
          <w:color w:val="000000" w:themeColor="text1"/>
          <w:sz w:val="28"/>
          <w:szCs w:val="28"/>
        </w:rPr>
      </w:pPr>
      <w:r>
        <w:rPr>
          <w:rFonts w:ascii="Times New Roman" w:hAnsi="Times New Roman" w:cs="Times New Roman"/>
          <w:b/>
          <w:color w:val="000000" w:themeColor="text1"/>
          <w:sz w:val="28"/>
          <w:szCs w:val="28"/>
        </w:rPr>
        <w:t>Acceptance Testing</w:t>
      </w:r>
    </w:p>
    <w:p w14:paraId="025564F7" w14:textId="77777777" w:rsidR="00CE631C" w:rsidRDefault="00CE631C" w:rsidP="00CE631C">
      <w:pPr>
        <w:spacing w:line="360" w:lineRule="auto"/>
        <w:rPr>
          <w:color w:val="auto"/>
          <w:szCs w:val="24"/>
        </w:rPr>
      </w:pPr>
      <w:r>
        <w:rPr>
          <w:szCs w:val="24"/>
        </w:rPr>
        <w:t>User Acceptance Testing is a critical phase of any project and requires significant participation by the end user. It also ensures that the system meets the functional requirements.</w:t>
      </w:r>
    </w:p>
    <w:p w14:paraId="210F0BCF" w14:textId="013B3E6D" w:rsidR="00CE631C" w:rsidRDefault="00CE631C" w:rsidP="00CE631C">
      <w:pPr>
        <w:spacing w:line="360" w:lineRule="auto"/>
        <w:rPr>
          <w:szCs w:val="24"/>
        </w:rPr>
      </w:pPr>
      <w:r>
        <w:rPr>
          <w:b/>
          <w:bCs/>
          <w:color w:val="000000" w:themeColor="text1"/>
          <w:szCs w:val="24"/>
        </w:rPr>
        <w:t>Test Results:</w:t>
      </w:r>
      <w:r>
        <w:rPr>
          <w:b/>
          <w:bCs/>
          <w:szCs w:val="24"/>
        </w:rPr>
        <w:t xml:space="preserve"> </w:t>
      </w:r>
      <w:r>
        <w:rPr>
          <w:szCs w:val="24"/>
        </w:rPr>
        <w:t>All the test cases mentioned above passed successfully. No defects encountered.</w:t>
      </w:r>
    </w:p>
    <w:p w14:paraId="355DE661" w14:textId="4F4DCDA5" w:rsidR="00CE631C" w:rsidRDefault="00CE631C" w:rsidP="00CE631C">
      <w:pPr>
        <w:rPr>
          <w:rFonts w:eastAsia="Calibri"/>
        </w:rPr>
      </w:pPr>
    </w:p>
    <w:p w14:paraId="383210DA" w14:textId="60302B0C" w:rsidR="00CE631C" w:rsidRDefault="00CE631C" w:rsidP="00CE631C">
      <w:pPr>
        <w:rPr>
          <w:rFonts w:eastAsia="Calibri"/>
        </w:rPr>
      </w:pPr>
    </w:p>
    <w:p w14:paraId="40F87181" w14:textId="6667A534" w:rsidR="00CE631C" w:rsidRDefault="00CE631C" w:rsidP="00CE631C">
      <w:pPr>
        <w:rPr>
          <w:rFonts w:eastAsia="Calibri"/>
        </w:rPr>
      </w:pPr>
    </w:p>
    <w:p w14:paraId="77EB53ED" w14:textId="01CBB8E4" w:rsidR="00CE631C" w:rsidRDefault="00CE631C" w:rsidP="00CE631C">
      <w:pPr>
        <w:rPr>
          <w:rFonts w:eastAsia="Calibri"/>
        </w:rPr>
      </w:pPr>
    </w:p>
    <w:p w14:paraId="7D535DA2" w14:textId="77777777" w:rsidR="00CE631C" w:rsidRDefault="00CE631C" w:rsidP="00CE631C">
      <w:pPr>
        <w:rPr>
          <w:rFonts w:eastAsia="Calibri"/>
        </w:rPr>
      </w:pPr>
    </w:p>
    <w:p w14:paraId="56408F3F" w14:textId="695CC5FC" w:rsidR="00CE631C" w:rsidRDefault="00CE631C" w:rsidP="00CE631C">
      <w:pPr>
        <w:rPr>
          <w:rFonts w:eastAsia="Calibri"/>
        </w:rPr>
      </w:pPr>
    </w:p>
    <w:p w14:paraId="56F674EC" w14:textId="687A410C" w:rsidR="00CE631C" w:rsidRDefault="00CE631C" w:rsidP="00CE631C">
      <w:pPr>
        <w:rPr>
          <w:rFonts w:eastAsia="Calibri"/>
        </w:rPr>
      </w:pPr>
    </w:p>
    <w:p w14:paraId="6C435912" w14:textId="6FC654AB" w:rsidR="00CE631C" w:rsidRDefault="00CE631C" w:rsidP="00CE631C">
      <w:pPr>
        <w:rPr>
          <w:rFonts w:eastAsia="Calibri"/>
        </w:rPr>
      </w:pPr>
    </w:p>
    <w:p w14:paraId="62273511" w14:textId="1788B828" w:rsidR="00CE631C" w:rsidRDefault="00CE631C" w:rsidP="00CE631C">
      <w:pPr>
        <w:rPr>
          <w:rFonts w:eastAsia="Calibri"/>
        </w:rPr>
      </w:pPr>
    </w:p>
    <w:p w14:paraId="47AA4B01" w14:textId="77777777" w:rsidR="00CE631C" w:rsidRDefault="00CE631C" w:rsidP="00CE631C">
      <w:pPr>
        <w:rPr>
          <w:rFonts w:eastAsia="Calibri"/>
        </w:rPr>
      </w:pPr>
    </w:p>
    <w:p w14:paraId="4E71901E" w14:textId="1E56D339" w:rsidR="00CE631C" w:rsidRDefault="00CE631C" w:rsidP="00CE631C">
      <w:pPr>
        <w:rPr>
          <w:rFonts w:eastAsia="Calibri"/>
        </w:rPr>
      </w:pPr>
    </w:p>
    <w:p w14:paraId="6084BD67" w14:textId="720CCF5B" w:rsidR="00CE631C" w:rsidRDefault="00CE631C" w:rsidP="00CE631C">
      <w:pPr>
        <w:rPr>
          <w:rFonts w:eastAsia="Calibri"/>
        </w:rPr>
      </w:pPr>
    </w:p>
    <w:p w14:paraId="72F19444" w14:textId="71C62C8D" w:rsidR="00CE631C" w:rsidRDefault="00CE631C" w:rsidP="00CE631C">
      <w:pPr>
        <w:rPr>
          <w:rFonts w:eastAsia="Calibri"/>
        </w:rPr>
      </w:pPr>
    </w:p>
    <w:p w14:paraId="670118CE" w14:textId="74B88A31" w:rsidR="00CE631C" w:rsidRDefault="00CE631C" w:rsidP="00CE631C">
      <w:pPr>
        <w:rPr>
          <w:rFonts w:eastAsia="Calibri"/>
        </w:rPr>
      </w:pPr>
    </w:p>
    <w:p w14:paraId="12281DC4" w14:textId="21D20B76" w:rsidR="00CE631C" w:rsidRDefault="00CE631C" w:rsidP="00CE631C">
      <w:pPr>
        <w:rPr>
          <w:rFonts w:eastAsia="Calibri"/>
        </w:rPr>
      </w:pPr>
    </w:p>
    <w:p w14:paraId="3CD4B36C" w14:textId="0072D93E" w:rsidR="00CE631C" w:rsidRDefault="00CE631C" w:rsidP="00CE631C">
      <w:pPr>
        <w:rPr>
          <w:rFonts w:eastAsia="Calibri"/>
        </w:rPr>
      </w:pPr>
    </w:p>
    <w:p w14:paraId="1C3ED8E5" w14:textId="6D12EA19" w:rsidR="00CE631C" w:rsidRDefault="00CE631C" w:rsidP="00CE631C">
      <w:pPr>
        <w:rPr>
          <w:rFonts w:eastAsia="Calibri"/>
        </w:rPr>
      </w:pPr>
    </w:p>
    <w:p w14:paraId="3409769C" w14:textId="77777777" w:rsidR="00CE631C" w:rsidRDefault="00CE631C" w:rsidP="00CE631C">
      <w:pPr>
        <w:rPr>
          <w:rFonts w:eastAsia="Calibri"/>
        </w:rPr>
      </w:pPr>
    </w:p>
    <w:p w14:paraId="36383061" w14:textId="0A83076F" w:rsidR="00CE631C" w:rsidRDefault="00CE631C" w:rsidP="00CE631C">
      <w:pPr>
        <w:rPr>
          <w:rFonts w:eastAsia="Calibri"/>
        </w:rPr>
      </w:pPr>
    </w:p>
    <w:p w14:paraId="613723F7" w14:textId="08FDFD54" w:rsidR="00CE631C" w:rsidRDefault="00CE631C" w:rsidP="00CE631C">
      <w:pPr>
        <w:rPr>
          <w:rFonts w:eastAsia="Calibri"/>
        </w:rPr>
      </w:pPr>
    </w:p>
    <w:p w14:paraId="090FD823" w14:textId="35CCA506" w:rsidR="00CE631C" w:rsidRDefault="00CE631C" w:rsidP="00CE631C">
      <w:pPr>
        <w:rPr>
          <w:rFonts w:eastAsia="Calibri"/>
        </w:rPr>
      </w:pPr>
    </w:p>
    <w:p w14:paraId="1367C039" w14:textId="68C81AFF" w:rsidR="00CE631C" w:rsidRDefault="00CE631C" w:rsidP="00CE631C">
      <w:pPr>
        <w:rPr>
          <w:rFonts w:eastAsia="Calibri"/>
        </w:rPr>
      </w:pPr>
    </w:p>
    <w:p w14:paraId="31E6D833" w14:textId="40CDBB57" w:rsidR="00CE631C" w:rsidRDefault="00CE631C" w:rsidP="00CE631C">
      <w:pPr>
        <w:rPr>
          <w:rFonts w:eastAsia="Calibri"/>
        </w:rPr>
      </w:pPr>
    </w:p>
    <w:p w14:paraId="3DEFFD3B" w14:textId="3BE00767" w:rsidR="00CE631C" w:rsidRDefault="00CE631C" w:rsidP="00CE631C">
      <w:pPr>
        <w:rPr>
          <w:rFonts w:eastAsia="Calibri"/>
        </w:rPr>
      </w:pPr>
    </w:p>
    <w:p w14:paraId="3930D486" w14:textId="61B0BFF8" w:rsidR="00CE631C" w:rsidRDefault="00CE631C" w:rsidP="00CE631C">
      <w:pPr>
        <w:rPr>
          <w:rFonts w:eastAsia="Calibri"/>
        </w:rPr>
      </w:pPr>
    </w:p>
    <w:p w14:paraId="775FDFD7" w14:textId="58D69B36" w:rsidR="00CE631C" w:rsidRDefault="00637415" w:rsidP="00CE631C">
      <w:pPr>
        <w:rPr>
          <w:rFonts w:eastAsia="Calibri"/>
        </w:rPr>
      </w:pPr>
      <w:r w:rsidRPr="009477AB">
        <w:rPr>
          <w:b/>
          <w:noProof/>
          <w:sz w:val="71"/>
        </w:rPr>
        <mc:AlternateContent>
          <mc:Choice Requires="wps">
            <w:drawing>
              <wp:anchor distT="45720" distB="45720" distL="114300" distR="114300" simplePos="0" relativeHeight="251831296" behindDoc="0" locked="0" layoutInCell="1" allowOverlap="1" wp14:anchorId="4ED419BF" wp14:editId="3C0D48A0">
                <wp:simplePos x="0" y="0"/>
                <wp:positionH relativeFrom="margin">
                  <wp:align>right</wp:align>
                </wp:positionH>
                <wp:positionV relativeFrom="paragraph">
                  <wp:posOffset>361587</wp:posOffset>
                </wp:positionV>
                <wp:extent cx="5730240" cy="342900"/>
                <wp:effectExtent l="0" t="0" r="3810" b="0"/>
                <wp:wrapSquare wrapText="bothSides"/>
                <wp:docPr id="1072291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6DDEEEA7" w14:textId="3CAE67F2" w:rsidR="00637415" w:rsidRPr="003A5EC4" w:rsidRDefault="00637415">
                            <w:pPr>
                              <w:spacing w:line="360" w:lineRule="auto"/>
                              <w:ind w:left="0" w:firstLine="0"/>
                              <w:rPr>
                                <w:bCs/>
                                <w:szCs w:val="24"/>
                              </w:rPr>
                              <w:pPrChange w:id="360" w:author="Ajay kumar Chigurla" w:date="2023-09-21T11:55:00Z">
                                <w:pPr>
                                  <w:spacing w:line="360" w:lineRule="auto"/>
                                  <w:ind w:left="0" w:firstLineChars="100" w:firstLine="240"/>
                                </w:pPr>
                              </w:pPrChange>
                            </w:pPr>
                            <w:r>
                              <w:rPr>
                                <w:bCs/>
                                <w:szCs w:val="24"/>
                              </w:rPr>
                              <w:t xml:space="preserve">CMRTC                                                                                                                                          </w:t>
                            </w:r>
                            <w:del w:id="361" w:author="Ajay kumar Chigurla" w:date="2023-09-21T11:55:00Z">
                              <w:r>
                                <w:rPr>
                                  <w:bCs/>
                                  <w:szCs w:val="24"/>
                                </w:rPr>
                                <w:delText xml:space="preserve">  </w:delText>
                              </w:r>
                            </w:del>
                            <w:r w:rsidR="00DB11FD">
                              <w:rPr>
                                <w:bCs/>
                                <w:szCs w:val="24"/>
                              </w:rPr>
                              <w:t>3</w:t>
                            </w:r>
                            <w:r w:rsidR="00000D1A">
                              <w:rPr>
                                <w:bCs/>
                                <w:szCs w:val="24"/>
                              </w:rPr>
                              <w:t>6</w:t>
                            </w:r>
                          </w:p>
                          <w:p w14:paraId="1C7677B4"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419BF" id="_x0000_s1097" type="#_x0000_t202" style="position:absolute;left:0;text-align:left;margin-left:400pt;margin-top:28.45pt;width:451.2pt;height:27pt;z-index:251831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" stroked="f">
                <v:textbox>
                  <w:txbxContent>
                    <w:p w14:paraId="6DDEEEA7" w14:textId="3CAE67F2" w:rsidR="00637415" w:rsidRPr="003A5EC4" w:rsidRDefault="00637415">
                      <w:pPr>
                        <w:spacing w:line="360" w:lineRule="auto"/>
                        <w:ind w:left="0" w:firstLine="0"/>
                        <w:rPr>
                          <w:bCs/>
                          <w:szCs w:val="24"/>
                        </w:rPr>
                        <w:pPrChange w:id="362" w:author="Ajay kumar Chigurla" w:date="2023-09-21T11:55:00Z">
                          <w:pPr>
                            <w:spacing w:line="360" w:lineRule="auto"/>
                            <w:ind w:left="0" w:firstLineChars="100" w:firstLine="240"/>
                          </w:pPr>
                        </w:pPrChange>
                      </w:pPr>
                      <w:r>
                        <w:rPr>
                          <w:bCs/>
                          <w:szCs w:val="24"/>
                        </w:rPr>
                        <w:t xml:space="preserve">CMRTC                                                                                                                                          </w:t>
                      </w:r>
                      <w:del w:id="363" w:author="Ajay kumar Chigurla" w:date="2023-09-21T11:55:00Z">
                        <w:r>
                          <w:rPr>
                            <w:bCs/>
                            <w:szCs w:val="24"/>
                          </w:rPr>
                          <w:delText xml:space="preserve">  </w:delText>
                        </w:r>
                      </w:del>
                      <w:r w:rsidR="00DB11FD">
                        <w:rPr>
                          <w:bCs/>
                          <w:szCs w:val="24"/>
                        </w:rPr>
                        <w:t>3</w:t>
                      </w:r>
                      <w:r w:rsidR="00000D1A">
                        <w:rPr>
                          <w:bCs/>
                          <w:szCs w:val="24"/>
                        </w:rPr>
                        <w:t>6</w:t>
                      </w:r>
                    </w:p>
                    <w:p w14:paraId="1C7677B4" w14:textId="77777777" w:rsidR="00637415" w:rsidRDefault="00637415" w:rsidP="00637415"/>
                  </w:txbxContent>
                </v:textbox>
                <w10:wrap type="square" anchorx="margin"/>
              </v:shape>
            </w:pict>
          </mc:Fallback>
        </mc:AlternateContent>
      </w:r>
    </w:p>
    <w:p w14:paraId="1490EDEF" w14:textId="123338CF" w:rsidR="00CE631C" w:rsidRDefault="00CE631C" w:rsidP="00CE631C">
      <w:pPr>
        <w:rPr>
          <w:rFonts w:eastAsia="Calibri"/>
        </w:rPr>
      </w:pPr>
    </w:p>
    <w:p w14:paraId="3D749B25" w14:textId="69C5A92B" w:rsidR="00CE631C" w:rsidRDefault="00CE631C" w:rsidP="00CE631C">
      <w:pPr>
        <w:rPr>
          <w:rFonts w:eastAsia="Calibri"/>
        </w:rPr>
      </w:pPr>
    </w:p>
    <w:p w14:paraId="6E8675F0" w14:textId="77777777" w:rsidR="00CE631C" w:rsidRDefault="00CE631C" w:rsidP="00CE631C">
      <w:pPr>
        <w:rPr>
          <w:rFonts w:eastAsia="Calibri"/>
        </w:rPr>
      </w:pPr>
    </w:p>
    <w:p w14:paraId="5BB52B67" w14:textId="77777777" w:rsidR="00CE631C" w:rsidRDefault="00CE631C" w:rsidP="00CE631C">
      <w:pPr>
        <w:rPr>
          <w:rFonts w:eastAsia="Calibri"/>
        </w:rPr>
      </w:pPr>
    </w:p>
    <w:p w14:paraId="0252CE10" w14:textId="77777777" w:rsidR="00CE631C" w:rsidRDefault="00CE631C" w:rsidP="00CE631C">
      <w:pPr>
        <w:rPr>
          <w:rFonts w:eastAsia="Calibri"/>
        </w:rPr>
      </w:pPr>
    </w:p>
    <w:p w14:paraId="51449F82" w14:textId="77777777" w:rsidR="00CE631C" w:rsidRDefault="00CE631C" w:rsidP="00CE631C">
      <w:pPr>
        <w:rPr>
          <w:rFonts w:eastAsia="Calibri"/>
        </w:rPr>
      </w:pPr>
    </w:p>
    <w:p w14:paraId="5E4817F9" w14:textId="77777777" w:rsidR="00CE631C" w:rsidRDefault="00CE631C" w:rsidP="00CE631C">
      <w:pPr>
        <w:rPr>
          <w:rFonts w:eastAsia="Calibri"/>
        </w:rPr>
      </w:pPr>
    </w:p>
    <w:p w14:paraId="58225AC5" w14:textId="77777777" w:rsidR="00CE631C" w:rsidRDefault="00CE631C" w:rsidP="00CE631C">
      <w:pPr>
        <w:rPr>
          <w:rFonts w:eastAsia="Calibri"/>
        </w:rPr>
      </w:pPr>
    </w:p>
    <w:p w14:paraId="7B7B1821" w14:textId="77777777" w:rsidR="00CE631C" w:rsidRDefault="00CE631C" w:rsidP="00CE631C">
      <w:pPr>
        <w:rPr>
          <w:rFonts w:eastAsia="Calibri"/>
        </w:rPr>
      </w:pPr>
    </w:p>
    <w:p w14:paraId="0EE8F85C" w14:textId="77777777" w:rsidR="00CE631C" w:rsidRDefault="00CE631C" w:rsidP="00CE631C">
      <w:pPr>
        <w:rPr>
          <w:b/>
          <w:sz w:val="72"/>
          <w:szCs w:val="72"/>
        </w:rPr>
      </w:pPr>
      <w:r>
        <w:rPr>
          <w:b/>
          <w:sz w:val="72"/>
          <w:szCs w:val="72"/>
        </w:rPr>
        <w:t xml:space="preserve">    </w:t>
      </w:r>
    </w:p>
    <w:p w14:paraId="205B34A8" w14:textId="77777777" w:rsidR="00CE631C" w:rsidRDefault="00CE631C" w:rsidP="00CE631C">
      <w:pPr>
        <w:rPr>
          <w:b/>
          <w:sz w:val="72"/>
          <w:szCs w:val="72"/>
        </w:rPr>
      </w:pPr>
    </w:p>
    <w:p w14:paraId="23755A9F" w14:textId="77777777" w:rsidR="00CE631C" w:rsidRDefault="00CE631C" w:rsidP="00CE631C">
      <w:pPr>
        <w:rPr>
          <w:b/>
          <w:sz w:val="72"/>
          <w:szCs w:val="72"/>
        </w:rPr>
      </w:pPr>
    </w:p>
    <w:p w14:paraId="7600D4D1" w14:textId="77777777" w:rsidR="00DB11FD" w:rsidRDefault="00CE631C" w:rsidP="00DB11FD">
      <w:pPr>
        <w:rPr>
          <w:b/>
          <w:sz w:val="72"/>
          <w:szCs w:val="72"/>
        </w:rPr>
      </w:pPr>
      <w:r>
        <w:rPr>
          <w:b/>
          <w:sz w:val="72"/>
          <w:szCs w:val="72"/>
        </w:rPr>
        <w:t xml:space="preserve">        </w:t>
      </w:r>
    </w:p>
    <w:p w14:paraId="53CC6F09" w14:textId="6794F332" w:rsidR="00CE631C" w:rsidRPr="00DB11FD" w:rsidRDefault="00CE631C" w:rsidP="00BA6246">
      <w:pPr>
        <w:jc w:val="center"/>
        <w:rPr>
          <w:b/>
          <w:sz w:val="72"/>
          <w:szCs w:val="72"/>
        </w:rPr>
      </w:pPr>
      <w:r>
        <w:rPr>
          <w:b/>
          <w:sz w:val="72"/>
          <w:szCs w:val="72"/>
        </w:rPr>
        <w:t>7.CONCLUSION</w:t>
      </w:r>
    </w:p>
    <w:p w14:paraId="6D650C14" w14:textId="77777777" w:rsidR="00CE631C" w:rsidRDefault="00CE631C" w:rsidP="00CE631C">
      <w:pPr>
        <w:spacing w:line="360" w:lineRule="auto"/>
        <w:rPr>
          <w:rFonts w:eastAsia="Calibri"/>
          <w:szCs w:val="24"/>
        </w:rPr>
      </w:pPr>
      <w:r>
        <w:rPr>
          <w:rFonts w:eastAsia="Calibri"/>
          <w:szCs w:val="24"/>
        </w:rPr>
        <w:t xml:space="preserve"> </w:t>
      </w:r>
    </w:p>
    <w:p w14:paraId="15FC01C8" w14:textId="77777777" w:rsidR="00CE631C" w:rsidRDefault="00CE631C" w:rsidP="00CE631C">
      <w:pPr>
        <w:pStyle w:val="BodyText"/>
        <w:spacing w:after="0" w:line="276" w:lineRule="auto"/>
        <w:jc w:val="both"/>
        <w:rPr>
          <w:rFonts w:ascii="Times New Roman" w:eastAsia="Calibri" w:hAnsi="Times New Roman"/>
          <w:sz w:val="24"/>
          <w:szCs w:val="24"/>
        </w:rPr>
      </w:pPr>
    </w:p>
    <w:p w14:paraId="65BDA83E" w14:textId="77777777" w:rsidR="00CE631C" w:rsidRDefault="00CE631C" w:rsidP="00CE631C">
      <w:pPr>
        <w:ind w:left="0" w:firstLine="0"/>
      </w:pPr>
    </w:p>
    <w:p w14:paraId="5BABF6B1" w14:textId="77777777" w:rsidR="00CE631C" w:rsidRDefault="00CE631C" w:rsidP="00CE631C">
      <w:pPr>
        <w:ind w:left="0" w:firstLine="0"/>
      </w:pPr>
    </w:p>
    <w:p w14:paraId="4BC33FE9" w14:textId="77777777" w:rsidR="00CE631C" w:rsidRDefault="00CE631C" w:rsidP="00CE631C">
      <w:pPr>
        <w:ind w:left="0" w:firstLine="0"/>
      </w:pPr>
    </w:p>
    <w:p w14:paraId="3594CF64" w14:textId="77777777" w:rsidR="00CE631C" w:rsidRDefault="00CE631C" w:rsidP="00CE631C">
      <w:pPr>
        <w:ind w:left="0" w:firstLine="0"/>
      </w:pPr>
    </w:p>
    <w:p w14:paraId="75EE04AB" w14:textId="77777777" w:rsidR="00CE631C" w:rsidRDefault="00CE631C" w:rsidP="00CE631C">
      <w:pPr>
        <w:ind w:left="0" w:firstLine="0"/>
      </w:pPr>
    </w:p>
    <w:p w14:paraId="0099C732" w14:textId="77777777" w:rsidR="00CE631C" w:rsidRDefault="00CE631C" w:rsidP="00CE631C">
      <w:pPr>
        <w:ind w:left="0" w:firstLine="0"/>
      </w:pPr>
    </w:p>
    <w:p w14:paraId="6BD0C115" w14:textId="77777777" w:rsidR="00CE631C" w:rsidRDefault="00CE631C" w:rsidP="00CE631C">
      <w:pPr>
        <w:ind w:left="0" w:firstLine="0"/>
      </w:pPr>
    </w:p>
    <w:p w14:paraId="191F3056" w14:textId="77777777" w:rsidR="00CE631C" w:rsidRDefault="00CE631C" w:rsidP="00CE631C">
      <w:pPr>
        <w:ind w:left="0" w:firstLine="0"/>
      </w:pPr>
    </w:p>
    <w:p w14:paraId="5402C035" w14:textId="77777777" w:rsidR="00CE631C" w:rsidRDefault="00CE631C" w:rsidP="00CE631C">
      <w:pPr>
        <w:ind w:left="0" w:firstLine="0"/>
      </w:pPr>
    </w:p>
    <w:p w14:paraId="46D0FC12" w14:textId="77777777" w:rsidR="00CE631C" w:rsidRDefault="00CE631C" w:rsidP="00CE631C">
      <w:pPr>
        <w:ind w:left="0" w:firstLine="0"/>
      </w:pPr>
    </w:p>
    <w:p w14:paraId="263AF7F5" w14:textId="77777777" w:rsidR="00CE631C" w:rsidRDefault="00CE631C" w:rsidP="00CE631C">
      <w:pPr>
        <w:ind w:left="0" w:firstLine="0"/>
      </w:pPr>
    </w:p>
    <w:p w14:paraId="287B4597" w14:textId="77777777" w:rsidR="00CE631C" w:rsidRDefault="00CE631C" w:rsidP="00CE631C">
      <w:pPr>
        <w:ind w:left="0" w:firstLine="0"/>
      </w:pPr>
    </w:p>
    <w:p w14:paraId="7C5A9173" w14:textId="77777777" w:rsidR="00CE631C" w:rsidRDefault="00CE631C" w:rsidP="00CE631C">
      <w:pPr>
        <w:ind w:left="0" w:firstLine="0"/>
      </w:pPr>
    </w:p>
    <w:p w14:paraId="22B3C484" w14:textId="77777777" w:rsidR="00CE631C" w:rsidRDefault="00CE631C" w:rsidP="00CE631C">
      <w:pPr>
        <w:ind w:left="0" w:firstLine="0"/>
      </w:pPr>
    </w:p>
    <w:p w14:paraId="7AF68147" w14:textId="77777777" w:rsidR="00CE631C" w:rsidRDefault="00CE631C" w:rsidP="00CE631C">
      <w:pPr>
        <w:ind w:left="0" w:firstLine="0"/>
      </w:pPr>
    </w:p>
    <w:p w14:paraId="3E28A1AA" w14:textId="77777777" w:rsidR="00CE631C" w:rsidRDefault="00CE631C" w:rsidP="00CE631C">
      <w:pPr>
        <w:ind w:left="0" w:firstLine="0"/>
      </w:pPr>
    </w:p>
    <w:p w14:paraId="1AD06C09" w14:textId="77777777" w:rsidR="00637415" w:rsidRDefault="00637415" w:rsidP="00CE631C">
      <w:pPr>
        <w:ind w:left="0" w:firstLine="0"/>
      </w:pPr>
    </w:p>
    <w:p w14:paraId="084CA377" w14:textId="77777777" w:rsidR="00637415" w:rsidRDefault="00637415" w:rsidP="00CE631C">
      <w:pPr>
        <w:ind w:left="0" w:firstLine="0"/>
      </w:pPr>
    </w:p>
    <w:p w14:paraId="07EAC93D" w14:textId="123FBCC7" w:rsidR="008B3E7E" w:rsidRDefault="00AD58D8" w:rsidP="008B3E7E">
      <w:pPr>
        <w:spacing w:after="45" w:line="259" w:lineRule="auto"/>
        <w:ind w:left="705" w:right="0"/>
        <w:jc w:val="center"/>
        <w:rPr>
          <w:sz w:val="28"/>
        </w:rPr>
      </w:pPr>
      <w:ins w:id="364" w:author="Ajay kumar Chigurla" w:date="2023-09-21T11:55:00Z">
        <w:r w:rsidRPr="00377820">
          <w:rPr>
            <w:noProof/>
            <w:sz w:val="32"/>
          </w:rPr>
          <mc:AlternateContent>
            <mc:Choice Requires="wps">
              <w:drawing>
                <wp:anchor distT="45720" distB="45720" distL="114300" distR="114300" simplePos="0" relativeHeight="251732992" behindDoc="0" locked="0" layoutInCell="1" allowOverlap="1" wp14:anchorId="3239CDA6" wp14:editId="251FF83C">
                  <wp:simplePos x="0" y="0"/>
                  <wp:positionH relativeFrom="margin">
                    <wp:posOffset>685800</wp:posOffset>
                  </wp:positionH>
                  <wp:positionV relativeFrom="page">
                    <wp:posOffset>453844</wp:posOffset>
                  </wp:positionV>
                  <wp:extent cx="5436870" cy="253365"/>
                  <wp:effectExtent l="0" t="0" r="0" b="0"/>
                  <wp:wrapSquare wrapText="bothSides"/>
                  <wp:docPr id="578891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0D10EDE6" w14:textId="77777777" w:rsidR="00AD58D8" w:rsidRPr="00377820" w:rsidRDefault="00AD58D8" w:rsidP="00AD58D8">
                              <w:pPr>
                                <w:pStyle w:val="Header"/>
                                <w:rPr>
                                  <w:ins w:id="365" w:author="Ajay kumar Chigurla" w:date="2023-09-21T11:55:00Z"/>
                                  <w:sz w:val="21"/>
                                  <w:szCs w:val="20"/>
                                </w:rPr>
                              </w:pPr>
                              <w:ins w:id="366"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39CDA6" id="_x0000_s1098" type="#_x0000_t202" style="position:absolute;left:0;text-align:left;margin-left:54pt;margin-top:35.75pt;width:428.1pt;height:19.95pt;z-index:251732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" stroked="f">
                  <v:textbox style="mso-fit-shape-to-text:t">
                    <w:txbxContent>
                      <w:p w14:paraId="0D10EDE6" w14:textId="77777777" w:rsidR="00AD58D8" w:rsidRPr="00377820" w:rsidRDefault="00AD58D8" w:rsidP="00AD58D8">
                        <w:pPr>
                          <w:pStyle w:val="Header"/>
                          <w:rPr>
                            <w:ins w:id="367" w:author="Ajay kumar Chigurla" w:date="2023-09-21T11:55:00Z"/>
                            <w:sz w:val="21"/>
                            <w:szCs w:val="20"/>
                          </w:rPr>
                        </w:pPr>
                        <w:ins w:id="368"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8B3E7E">
        <w:rPr>
          <w:b/>
          <w:sz w:val="32"/>
        </w:rPr>
        <w:t>7.</w:t>
      </w:r>
      <w:r w:rsidR="008B3E7E">
        <w:rPr>
          <w:rFonts w:eastAsia="Arial"/>
          <w:b/>
          <w:sz w:val="32"/>
        </w:rPr>
        <w:t xml:space="preserve"> </w:t>
      </w:r>
      <w:r w:rsidR="008B3E7E">
        <w:rPr>
          <w:b/>
          <w:sz w:val="32"/>
        </w:rPr>
        <w:t>CONCLUSION &amp; FUTURE SCOPE</w:t>
      </w:r>
    </w:p>
    <w:p w14:paraId="5536D870" w14:textId="77777777" w:rsidR="008B3E7E" w:rsidRDefault="008B3E7E" w:rsidP="008B3E7E">
      <w:pPr>
        <w:spacing w:after="0" w:line="259" w:lineRule="auto"/>
        <w:ind w:left="0" w:right="0" w:firstLine="0"/>
        <w:jc w:val="left"/>
      </w:pPr>
      <w:r>
        <w:rPr>
          <w:b/>
          <w:sz w:val="35"/>
        </w:rPr>
        <w:t xml:space="preserve"> </w:t>
      </w:r>
    </w:p>
    <w:p w14:paraId="341A3221" w14:textId="77777777" w:rsidR="008B3E7E" w:rsidRDefault="008B3E7E" w:rsidP="008B3E7E">
      <w:pPr>
        <w:pStyle w:val="Heading3"/>
        <w:tabs>
          <w:tab w:val="center" w:pos="780"/>
          <w:tab w:val="center" w:pos="2761"/>
        </w:tabs>
        <w:spacing w:after="88"/>
        <w:ind w:left="0" w:firstLine="0"/>
        <w:rPr>
          <w:rFonts w:ascii="Times New Roman" w:hAnsi="Times New Roman" w:cs="Times New Roman"/>
          <w:b/>
          <w:bCs/>
          <w:color w:val="auto"/>
        </w:rPr>
      </w:pPr>
      <w:r>
        <w:rPr>
          <w:rFonts w:ascii="Times New Roman" w:eastAsia="Calibri" w:hAnsi="Times New Roman" w:cs="Times New Roman"/>
          <w:sz w:val="22"/>
        </w:rPr>
        <w:tab/>
      </w:r>
      <w:r>
        <w:rPr>
          <w:rFonts w:ascii="Times New Roman" w:eastAsia="Arial" w:hAnsi="Times New Roman" w:cs="Times New Roman"/>
          <w:b/>
          <w:bCs/>
          <w:color w:val="auto"/>
        </w:rPr>
        <w:t xml:space="preserve">            7.1   </w:t>
      </w:r>
      <w:r>
        <w:rPr>
          <w:rFonts w:ascii="Times New Roman" w:hAnsi="Times New Roman" w:cs="Times New Roman"/>
          <w:b/>
          <w:bCs/>
          <w:color w:val="auto"/>
        </w:rPr>
        <w:t xml:space="preserve">PROJECT CONCLUSION </w:t>
      </w:r>
    </w:p>
    <w:p w14:paraId="6C01F5FA" w14:textId="77777777" w:rsidR="008B3E7E" w:rsidRDefault="008B3E7E" w:rsidP="008B3E7E"/>
    <w:p w14:paraId="221AE5A6" w14:textId="77777777" w:rsidR="008B3E7E" w:rsidRPr="008B3E7E" w:rsidRDefault="008B3E7E" w:rsidP="008B3E7E">
      <w:pPr>
        <w:spacing w:after="0" w:line="360" w:lineRule="auto"/>
        <w:ind w:firstLine="720"/>
        <w:rPr>
          <w:rFonts w:eastAsia="Calibri"/>
        </w:rPr>
      </w:pPr>
      <w:r w:rsidRPr="008B3E7E">
        <w:rPr>
          <w:rFonts w:eastAsia="Calibri"/>
        </w:rPr>
        <w:t xml:space="preserve">Naive Bayes, J48, k-NN, and Random Forest were used for detection of stroke disease. From the performance analysis we see that Naive Bayes performs better than other methods. The novelty and the main contribution of our work are collecting this dataset and preparing them to use with WEKA. The model can help people with a cautionary indication of being affected by stroke. Healthcare industries generate huge amounts of complex data about patients, hospitals resources, disease diagnosis, electronic patient records, medical devices, etc. Which is very difficult to relate to one another even by a field expert. It will help the clinician to better understand the type of disease. The limitations of our method are that the dataset is not perfectly symmetrical. However, it did not affect the predicted accuracy for the other algorithms. Naive Bayes algorithm </w:t>
      </w:r>
      <w:proofErr w:type="gramStart"/>
      <w:r w:rsidRPr="008B3E7E">
        <w:rPr>
          <w:rFonts w:eastAsia="Calibri"/>
        </w:rPr>
        <w:t>didn’t</w:t>
      </w:r>
      <w:proofErr w:type="gramEnd"/>
      <w:r w:rsidRPr="008B3E7E">
        <w:rPr>
          <w:rFonts w:eastAsia="Calibri"/>
        </w:rPr>
        <w:t xml:space="preserve"> work as we expected.</w:t>
      </w:r>
    </w:p>
    <w:p w14:paraId="2997FBAA" w14:textId="77777777" w:rsidR="008B3E7E" w:rsidRDefault="008B3E7E" w:rsidP="008B3E7E">
      <w:pPr>
        <w:autoSpaceDE w:val="0"/>
        <w:autoSpaceDN w:val="0"/>
        <w:adjustRightInd w:val="0"/>
        <w:spacing w:after="0"/>
        <w:rPr>
          <w:rFonts w:eastAsia="Calibri"/>
          <w:szCs w:val="24"/>
        </w:rPr>
      </w:pPr>
    </w:p>
    <w:p w14:paraId="469E7FD3" w14:textId="49B30FF2" w:rsidR="008B3E7E" w:rsidRDefault="008B3E7E" w:rsidP="008B3E7E">
      <w:pPr>
        <w:autoSpaceDE w:val="0"/>
        <w:autoSpaceDN w:val="0"/>
        <w:adjustRightInd w:val="0"/>
        <w:spacing w:after="0"/>
        <w:rPr>
          <w:rFonts w:eastAsia="Calibri"/>
          <w:szCs w:val="24"/>
        </w:rPr>
      </w:pPr>
      <w:r>
        <w:rPr>
          <w:rFonts w:eastAsia="Arial"/>
          <w:b/>
          <w:bCs/>
          <w:color w:val="000000" w:themeColor="text1"/>
          <w:sz w:val="28"/>
          <w:szCs w:val="28"/>
        </w:rPr>
        <w:t xml:space="preserve">7.2    </w:t>
      </w:r>
      <w:r>
        <w:rPr>
          <w:b/>
          <w:bCs/>
          <w:color w:val="000000" w:themeColor="text1"/>
          <w:sz w:val="28"/>
          <w:szCs w:val="28"/>
        </w:rPr>
        <w:t>FUTURE SCOPE</w:t>
      </w:r>
    </w:p>
    <w:p w14:paraId="499A9E0A" w14:textId="77777777" w:rsidR="008B3E7E" w:rsidRDefault="008B3E7E" w:rsidP="008B3E7E">
      <w:pPr>
        <w:autoSpaceDE w:val="0"/>
        <w:autoSpaceDN w:val="0"/>
        <w:adjustRightInd w:val="0"/>
        <w:spacing w:after="0"/>
        <w:rPr>
          <w:rFonts w:eastAsia="Calibri"/>
          <w:szCs w:val="24"/>
        </w:rPr>
      </w:pPr>
      <w:r>
        <w:rPr>
          <w:rFonts w:eastAsia="Calibri"/>
          <w:szCs w:val="24"/>
        </w:rPr>
        <w:t xml:space="preserve"> </w:t>
      </w:r>
    </w:p>
    <w:p w14:paraId="18D19C43" w14:textId="2010DF95" w:rsidR="008B3E7E" w:rsidRPr="008B3E7E" w:rsidRDefault="008B3E7E" w:rsidP="008B3E7E">
      <w:pPr>
        <w:spacing w:after="0" w:line="360" w:lineRule="auto"/>
        <w:ind w:firstLine="720"/>
        <w:rPr>
          <w:rFonts w:eastAsia="Calibri"/>
        </w:rPr>
      </w:pPr>
      <w:r w:rsidRPr="008B3E7E">
        <w:rPr>
          <w:rFonts w:eastAsia="Calibri"/>
        </w:rPr>
        <w:t>In future work, it is possible to extend the research by using different classification techniques. Moreover, the prediction of stroke can be done by adding some non-stroke data with the existing dataset.</w:t>
      </w:r>
    </w:p>
    <w:p w14:paraId="20661CF1" w14:textId="77777777" w:rsidR="00CE631C" w:rsidRDefault="00CE631C" w:rsidP="00CE631C">
      <w:pPr>
        <w:ind w:left="0" w:firstLine="0"/>
      </w:pPr>
    </w:p>
    <w:p w14:paraId="26A9AD3A" w14:textId="083C4714" w:rsidR="008B3E7E" w:rsidRDefault="008B3E7E" w:rsidP="00CE631C">
      <w:pPr>
        <w:ind w:left="0" w:firstLine="0"/>
      </w:pPr>
    </w:p>
    <w:p w14:paraId="5268ED41" w14:textId="77777777" w:rsidR="008B3E7E" w:rsidRDefault="008B3E7E" w:rsidP="00CE631C">
      <w:pPr>
        <w:ind w:left="0" w:firstLine="0"/>
      </w:pPr>
    </w:p>
    <w:p w14:paraId="4BBEDC50" w14:textId="54969FAE" w:rsidR="008B3E7E" w:rsidRDefault="008B3E7E" w:rsidP="00CE631C">
      <w:pPr>
        <w:ind w:left="0" w:firstLine="0"/>
      </w:pPr>
    </w:p>
    <w:p w14:paraId="26DB79A1" w14:textId="6EC62E1E" w:rsidR="008B3E7E" w:rsidRDefault="008B3E7E" w:rsidP="00CE631C">
      <w:pPr>
        <w:ind w:left="0" w:firstLine="0"/>
      </w:pPr>
    </w:p>
    <w:p w14:paraId="425768B6" w14:textId="77777777" w:rsidR="008B3E7E" w:rsidRDefault="008B3E7E" w:rsidP="00CE631C">
      <w:pPr>
        <w:ind w:left="0" w:firstLine="0"/>
      </w:pPr>
    </w:p>
    <w:p w14:paraId="22A240DE" w14:textId="4963421C" w:rsidR="008B3E7E" w:rsidRDefault="008B3E7E" w:rsidP="00CE631C">
      <w:pPr>
        <w:ind w:left="0" w:firstLine="0"/>
      </w:pPr>
    </w:p>
    <w:p w14:paraId="0DA836B5" w14:textId="13FEC127" w:rsidR="008B3E7E" w:rsidRDefault="008B3E7E" w:rsidP="00CE631C">
      <w:pPr>
        <w:ind w:left="0" w:firstLine="0"/>
      </w:pPr>
    </w:p>
    <w:p w14:paraId="14C9F65E" w14:textId="125E3729" w:rsidR="008B3E7E" w:rsidRDefault="008B3E7E" w:rsidP="00CE631C">
      <w:pPr>
        <w:ind w:left="0" w:firstLine="0"/>
      </w:pPr>
    </w:p>
    <w:p w14:paraId="6610E958" w14:textId="6D698A21" w:rsidR="008B3E7E" w:rsidRDefault="008B3E7E" w:rsidP="00CE631C">
      <w:pPr>
        <w:ind w:left="0" w:firstLine="0"/>
      </w:pPr>
    </w:p>
    <w:p w14:paraId="4BF496D0" w14:textId="1BB10005" w:rsidR="008B3E7E" w:rsidRDefault="008B3E7E" w:rsidP="00CE631C">
      <w:pPr>
        <w:ind w:left="0" w:firstLine="0"/>
      </w:pPr>
    </w:p>
    <w:p w14:paraId="231E5267" w14:textId="22783972" w:rsidR="008B3E7E" w:rsidRDefault="008B3E7E" w:rsidP="00CE631C">
      <w:pPr>
        <w:ind w:left="0" w:firstLine="0"/>
      </w:pPr>
    </w:p>
    <w:p w14:paraId="464D1909" w14:textId="425E091B" w:rsidR="008B3E7E" w:rsidRDefault="00637415" w:rsidP="00CE631C">
      <w:pPr>
        <w:ind w:left="0" w:firstLine="0"/>
      </w:pPr>
      <w:r w:rsidRPr="009477AB">
        <w:rPr>
          <w:b/>
          <w:noProof/>
          <w:sz w:val="71"/>
        </w:rPr>
        <mc:AlternateContent>
          <mc:Choice Requires="wps">
            <w:drawing>
              <wp:anchor distT="45720" distB="45720" distL="114300" distR="114300" simplePos="0" relativeHeight="251833344" behindDoc="0" locked="0" layoutInCell="1" allowOverlap="1" wp14:anchorId="4B051695" wp14:editId="2C903092">
                <wp:simplePos x="0" y="0"/>
                <wp:positionH relativeFrom="margin">
                  <wp:align>right</wp:align>
                </wp:positionH>
                <wp:positionV relativeFrom="paragraph">
                  <wp:posOffset>247287</wp:posOffset>
                </wp:positionV>
                <wp:extent cx="5730240" cy="342900"/>
                <wp:effectExtent l="0" t="0" r="3810" b="0"/>
                <wp:wrapSquare wrapText="bothSides"/>
                <wp:docPr id="1124566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7F27C193" w14:textId="0691028E" w:rsidR="00637415" w:rsidRPr="003A5EC4" w:rsidRDefault="00637415">
                            <w:pPr>
                              <w:spacing w:line="360" w:lineRule="auto"/>
                              <w:ind w:left="0" w:firstLine="0"/>
                              <w:rPr>
                                <w:bCs/>
                                <w:szCs w:val="24"/>
                              </w:rPr>
                              <w:pPrChange w:id="369" w:author="Ajay kumar Chigurla" w:date="2023-09-21T11:55:00Z">
                                <w:pPr>
                                  <w:spacing w:line="360" w:lineRule="auto"/>
                                  <w:ind w:left="0" w:firstLineChars="100" w:firstLine="240"/>
                                </w:pPr>
                              </w:pPrChange>
                            </w:pPr>
                            <w:r>
                              <w:rPr>
                                <w:bCs/>
                                <w:szCs w:val="24"/>
                              </w:rPr>
                              <w:t xml:space="preserve">CMRTC                                                                                                                                          </w:t>
                            </w:r>
                            <w:del w:id="370" w:author="Ajay kumar Chigurla" w:date="2023-09-21T11:55:00Z">
                              <w:r>
                                <w:rPr>
                                  <w:bCs/>
                                  <w:szCs w:val="24"/>
                                </w:rPr>
                                <w:delText xml:space="preserve">  </w:delText>
                              </w:r>
                            </w:del>
                            <w:r w:rsidR="00DB11FD">
                              <w:rPr>
                                <w:bCs/>
                                <w:szCs w:val="24"/>
                              </w:rPr>
                              <w:t>3</w:t>
                            </w:r>
                            <w:r w:rsidR="00000D1A">
                              <w:rPr>
                                <w:bCs/>
                                <w:szCs w:val="24"/>
                              </w:rPr>
                              <w:t>7</w:t>
                            </w:r>
                          </w:p>
                          <w:p w14:paraId="333A3132" w14:textId="77777777" w:rsidR="00637415" w:rsidRDefault="00637415" w:rsidP="0063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51695" id="_x0000_s1099" type="#_x0000_t202" style="position:absolute;left:0;text-align:left;margin-left:400pt;margin-top:19.45pt;width:451.2pt;height:27pt;z-index:251833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" stroked="f">
                <v:textbox>
                  <w:txbxContent>
                    <w:p w14:paraId="7F27C193" w14:textId="0691028E" w:rsidR="00637415" w:rsidRPr="003A5EC4" w:rsidRDefault="00637415">
                      <w:pPr>
                        <w:spacing w:line="360" w:lineRule="auto"/>
                        <w:ind w:left="0" w:firstLine="0"/>
                        <w:rPr>
                          <w:bCs/>
                          <w:szCs w:val="24"/>
                        </w:rPr>
                        <w:pPrChange w:id="371" w:author="Ajay kumar Chigurla" w:date="2023-09-21T11:55:00Z">
                          <w:pPr>
                            <w:spacing w:line="360" w:lineRule="auto"/>
                            <w:ind w:left="0" w:firstLineChars="100" w:firstLine="240"/>
                          </w:pPr>
                        </w:pPrChange>
                      </w:pPr>
                      <w:r>
                        <w:rPr>
                          <w:bCs/>
                          <w:szCs w:val="24"/>
                        </w:rPr>
                        <w:t xml:space="preserve">CMRTC                                                                                                                                          </w:t>
                      </w:r>
                      <w:del w:id="372" w:author="Ajay kumar Chigurla" w:date="2023-09-21T11:55:00Z">
                        <w:r>
                          <w:rPr>
                            <w:bCs/>
                            <w:szCs w:val="24"/>
                          </w:rPr>
                          <w:delText xml:space="preserve">  </w:delText>
                        </w:r>
                      </w:del>
                      <w:r w:rsidR="00DB11FD">
                        <w:rPr>
                          <w:bCs/>
                          <w:szCs w:val="24"/>
                        </w:rPr>
                        <w:t>3</w:t>
                      </w:r>
                      <w:r w:rsidR="00000D1A">
                        <w:rPr>
                          <w:bCs/>
                          <w:szCs w:val="24"/>
                        </w:rPr>
                        <w:t>7</w:t>
                      </w:r>
                    </w:p>
                    <w:p w14:paraId="333A3132" w14:textId="77777777" w:rsidR="00637415" w:rsidRDefault="00637415" w:rsidP="00637415"/>
                  </w:txbxContent>
                </v:textbox>
                <w10:wrap type="square" anchorx="margin"/>
              </v:shape>
            </w:pict>
          </mc:Fallback>
        </mc:AlternateContent>
      </w:r>
    </w:p>
    <w:p w14:paraId="4FA3CD86" w14:textId="28B6B472" w:rsidR="008B3E7E" w:rsidRDefault="008B3E7E" w:rsidP="00CE631C">
      <w:pPr>
        <w:ind w:left="0" w:firstLine="0"/>
      </w:pPr>
    </w:p>
    <w:p w14:paraId="44967183" w14:textId="1FFD2285" w:rsidR="008B3E7E" w:rsidRDefault="008B3E7E" w:rsidP="00CE631C">
      <w:pPr>
        <w:ind w:left="0" w:firstLine="0"/>
      </w:pPr>
    </w:p>
    <w:p w14:paraId="01B7E126" w14:textId="77777777" w:rsidR="008B3E7E" w:rsidRDefault="008B3E7E" w:rsidP="00CE631C">
      <w:pPr>
        <w:ind w:left="0" w:firstLine="0"/>
      </w:pPr>
    </w:p>
    <w:p w14:paraId="311691A3" w14:textId="77777777" w:rsidR="008B3E7E" w:rsidRDefault="008B3E7E" w:rsidP="00CE631C">
      <w:pPr>
        <w:ind w:left="0" w:firstLine="0"/>
      </w:pPr>
    </w:p>
    <w:p w14:paraId="609EB88C" w14:textId="77777777" w:rsidR="008B3E7E" w:rsidRDefault="008B3E7E" w:rsidP="00CE631C">
      <w:pPr>
        <w:ind w:left="0" w:firstLine="0"/>
      </w:pPr>
    </w:p>
    <w:p w14:paraId="540C4214" w14:textId="77777777" w:rsidR="008B3E7E" w:rsidRDefault="008B3E7E" w:rsidP="00CE631C">
      <w:pPr>
        <w:ind w:left="0" w:firstLine="0"/>
      </w:pPr>
    </w:p>
    <w:p w14:paraId="15A6FED9" w14:textId="77777777" w:rsidR="008B3E7E" w:rsidRDefault="008B3E7E" w:rsidP="00CE631C">
      <w:pPr>
        <w:ind w:left="0" w:firstLine="0"/>
      </w:pPr>
    </w:p>
    <w:p w14:paraId="00AC7E02" w14:textId="77777777" w:rsidR="008B3E7E" w:rsidRDefault="008B3E7E" w:rsidP="00CE631C">
      <w:pPr>
        <w:ind w:left="0" w:firstLine="0"/>
      </w:pPr>
    </w:p>
    <w:p w14:paraId="3E2E96FB" w14:textId="77777777" w:rsidR="008B3E7E" w:rsidRDefault="008B3E7E" w:rsidP="00CE631C">
      <w:pPr>
        <w:ind w:left="0" w:firstLine="0"/>
      </w:pPr>
    </w:p>
    <w:p w14:paraId="1914533D" w14:textId="77777777" w:rsidR="008B3E7E" w:rsidRDefault="008B3E7E" w:rsidP="00CE631C">
      <w:pPr>
        <w:ind w:left="0" w:firstLine="0"/>
      </w:pPr>
    </w:p>
    <w:p w14:paraId="4EAACB5A" w14:textId="77777777" w:rsidR="008B3E7E" w:rsidRDefault="008B3E7E" w:rsidP="00CE631C">
      <w:pPr>
        <w:ind w:left="0" w:firstLine="0"/>
      </w:pPr>
    </w:p>
    <w:p w14:paraId="2F7FE2A6" w14:textId="77777777" w:rsidR="008B3E7E" w:rsidRDefault="008B3E7E" w:rsidP="00CE631C">
      <w:pPr>
        <w:ind w:left="0" w:firstLine="0"/>
      </w:pPr>
    </w:p>
    <w:p w14:paraId="602D5495" w14:textId="77777777" w:rsidR="008B3E7E" w:rsidRDefault="008B3E7E" w:rsidP="00CE631C">
      <w:pPr>
        <w:ind w:left="0" w:firstLine="0"/>
      </w:pPr>
    </w:p>
    <w:p w14:paraId="5A86979F" w14:textId="77777777" w:rsidR="008B3E7E" w:rsidRDefault="008B3E7E" w:rsidP="00CE631C">
      <w:pPr>
        <w:ind w:left="0" w:firstLine="0"/>
      </w:pPr>
    </w:p>
    <w:p w14:paraId="04438280" w14:textId="77777777" w:rsidR="008B3E7E" w:rsidRDefault="008B3E7E" w:rsidP="00CE631C">
      <w:pPr>
        <w:ind w:left="0" w:firstLine="0"/>
      </w:pPr>
    </w:p>
    <w:p w14:paraId="5DB8280B" w14:textId="77777777" w:rsidR="008B3E7E" w:rsidRDefault="008B3E7E" w:rsidP="00CE631C">
      <w:pPr>
        <w:ind w:left="0" w:firstLine="0"/>
      </w:pPr>
    </w:p>
    <w:p w14:paraId="7DA8FD87" w14:textId="77777777" w:rsidR="008B3E7E" w:rsidRDefault="008B3E7E" w:rsidP="00CE631C">
      <w:pPr>
        <w:ind w:left="0" w:firstLine="0"/>
      </w:pPr>
    </w:p>
    <w:p w14:paraId="10D5FF81" w14:textId="77777777" w:rsidR="008B3E7E" w:rsidRDefault="008B3E7E" w:rsidP="00CE631C">
      <w:pPr>
        <w:ind w:left="0" w:firstLine="0"/>
      </w:pPr>
    </w:p>
    <w:p w14:paraId="2DDE92A6" w14:textId="77777777" w:rsidR="008B3E7E" w:rsidRDefault="008B3E7E" w:rsidP="00CE631C">
      <w:pPr>
        <w:ind w:left="0" w:firstLine="0"/>
      </w:pPr>
    </w:p>
    <w:p w14:paraId="4FAA16C5" w14:textId="77777777" w:rsidR="008B3E7E" w:rsidRDefault="008B3E7E" w:rsidP="00CE631C">
      <w:pPr>
        <w:ind w:left="0" w:firstLine="0"/>
      </w:pPr>
    </w:p>
    <w:p w14:paraId="4D332724" w14:textId="77777777" w:rsidR="008B3E7E" w:rsidRDefault="008B3E7E" w:rsidP="00CE631C">
      <w:pPr>
        <w:ind w:left="0" w:firstLine="0"/>
      </w:pPr>
    </w:p>
    <w:p w14:paraId="216EDD3C" w14:textId="77777777" w:rsidR="008B3E7E" w:rsidRDefault="008B3E7E" w:rsidP="00CE631C">
      <w:pPr>
        <w:ind w:left="0" w:firstLine="0"/>
      </w:pPr>
    </w:p>
    <w:p w14:paraId="26959F8D" w14:textId="77777777" w:rsidR="008B3E7E" w:rsidRDefault="008B3E7E" w:rsidP="00CE631C">
      <w:pPr>
        <w:ind w:left="0" w:firstLine="0"/>
      </w:pPr>
    </w:p>
    <w:p w14:paraId="62CB9166" w14:textId="77777777" w:rsidR="008B3E7E" w:rsidRDefault="008B3E7E" w:rsidP="00CE631C">
      <w:pPr>
        <w:ind w:left="0" w:firstLine="0"/>
      </w:pPr>
    </w:p>
    <w:p w14:paraId="2F6332B0" w14:textId="77777777" w:rsidR="008B3E7E" w:rsidRDefault="008B3E7E" w:rsidP="00CE631C">
      <w:pPr>
        <w:ind w:left="0" w:firstLine="0"/>
      </w:pPr>
    </w:p>
    <w:p w14:paraId="2870A668" w14:textId="77777777" w:rsidR="00E91F99" w:rsidRDefault="00E91F99" w:rsidP="00CE631C">
      <w:pPr>
        <w:ind w:left="0" w:firstLine="0"/>
      </w:pPr>
    </w:p>
    <w:p w14:paraId="6D616311" w14:textId="77777777" w:rsidR="00E91F99" w:rsidRDefault="00E91F99" w:rsidP="00CE631C">
      <w:pPr>
        <w:ind w:left="0" w:firstLine="0"/>
      </w:pPr>
    </w:p>
    <w:p w14:paraId="6F89A146" w14:textId="176F32B5" w:rsidR="008B3E7E" w:rsidRDefault="00E91F99" w:rsidP="00CE631C">
      <w:pPr>
        <w:ind w:left="0" w:firstLine="0"/>
        <w:rPr>
          <w:b/>
          <w:bCs/>
          <w:sz w:val="72"/>
          <w:szCs w:val="72"/>
        </w:rPr>
      </w:pPr>
      <w:r>
        <w:t xml:space="preserve">                  </w:t>
      </w:r>
      <w:r>
        <w:rPr>
          <w:b/>
          <w:bCs/>
          <w:sz w:val="72"/>
          <w:szCs w:val="72"/>
        </w:rPr>
        <w:t xml:space="preserve"> </w:t>
      </w:r>
      <w:r w:rsidR="008B3E7E" w:rsidRPr="00E91F99">
        <w:rPr>
          <w:b/>
          <w:bCs/>
          <w:sz w:val="72"/>
          <w:szCs w:val="72"/>
        </w:rPr>
        <w:t>8.BIBLIOGRAPHY</w:t>
      </w:r>
    </w:p>
    <w:p w14:paraId="212B8D23" w14:textId="77777777" w:rsidR="00E91F99" w:rsidRDefault="00E91F99" w:rsidP="00E91F99">
      <w:pPr>
        <w:rPr>
          <w:b/>
          <w:bCs/>
          <w:sz w:val="72"/>
          <w:szCs w:val="72"/>
        </w:rPr>
      </w:pPr>
    </w:p>
    <w:p w14:paraId="0459143B" w14:textId="77777777" w:rsidR="00E91F99" w:rsidRDefault="00E91F99" w:rsidP="00E91F99">
      <w:pPr>
        <w:rPr>
          <w:b/>
          <w:bCs/>
          <w:sz w:val="72"/>
          <w:szCs w:val="72"/>
        </w:rPr>
      </w:pPr>
    </w:p>
    <w:p w14:paraId="3BD7ED7A" w14:textId="4B558392" w:rsidR="00E91F99" w:rsidRDefault="00E91F99" w:rsidP="00E91F99">
      <w:pPr>
        <w:tabs>
          <w:tab w:val="left" w:pos="2792"/>
        </w:tabs>
        <w:rPr>
          <w:sz w:val="72"/>
          <w:szCs w:val="72"/>
        </w:rPr>
      </w:pPr>
      <w:r>
        <w:rPr>
          <w:sz w:val="72"/>
          <w:szCs w:val="72"/>
        </w:rPr>
        <w:tab/>
      </w:r>
      <w:r>
        <w:rPr>
          <w:sz w:val="72"/>
          <w:szCs w:val="72"/>
        </w:rPr>
        <w:tab/>
      </w:r>
    </w:p>
    <w:p w14:paraId="22BEBC5C" w14:textId="77777777" w:rsidR="00E91F99" w:rsidRDefault="00E91F99" w:rsidP="00E91F99">
      <w:pPr>
        <w:tabs>
          <w:tab w:val="left" w:pos="2792"/>
        </w:tabs>
        <w:rPr>
          <w:sz w:val="72"/>
          <w:szCs w:val="72"/>
        </w:rPr>
      </w:pPr>
    </w:p>
    <w:p w14:paraId="761620C9" w14:textId="77777777" w:rsidR="00863B03" w:rsidRDefault="00863B03" w:rsidP="00863B03">
      <w:pPr>
        <w:spacing w:after="0" w:line="259" w:lineRule="auto"/>
        <w:ind w:left="0" w:right="332" w:firstLine="0"/>
        <w:rPr>
          <w:sz w:val="72"/>
          <w:szCs w:val="72"/>
        </w:rPr>
      </w:pPr>
      <w:bookmarkStart w:id="373" w:name="_Hlk146150499"/>
    </w:p>
    <w:p w14:paraId="0F05A5C5" w14:textId="00FF916A" w:rsidR="00E91F99" w:rsidRDefault="00827286" w:rsidP="00863B03">
      <w:pPr>
        <w:spacing w:after="0" w:line="259" w:lineRule="auto"/>
        <w:ind w:left="0" w:right="332" w:firstLine="0"/>
        <w:rPr>
          <w:b/>
          <w:sz w:val="32"/>
        </w:rPr>
      </w:pPr>
      <w:ins w:id="374" w:author="Ajay kumar Chigurla" w:date="2023-09-21T11:55:00Z">
        <w:r w:rsidRPr="00377820">
          <w:rPr>
            <w:noProof/>
            <w:sz w:val="32"/>
          </w:rPr>
          <mc:AlternateContent>
            <mc:Choice Requires="wps">
              <w:drawing>
                <wp:anchor distT="45720" distB="45720" distL="114300" distR="114300" simplePos="0" relativeHeight="251735040" behindDoc="0" locked="0" layoutInCell="1" allowOverlap="1" wp14:anchorId="454C33F4" wp14:editId="1E04135D">
                  <wp:simplePos x="0" y="0"/>
                  <wp:positionH relativeFrom="margin">
                    <wp:posOffset>604157</wp:posOffset>
                  </wp:positionH>
                  <wp:positionV relativeFrom="page">
                    <wp:posOffset>421550</wp:posOffset>
                  </wp:positionV>
                  <wp:extent cx="5436870" cy="253365"/>
                  <wp:effectExtent l="0" t="0" r="0" b="0"/>
                  <wp:wrapSquare wrapText="bothSides"/>
                  <wp:docPr id="21187298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4C8A91F6" w14:textId="77777777" w:rsidR="00827286" w:rsidRPr="00377820" w:rsidRDefault="00827286" w:rsidP="00827286">
                              <w:pPr>
                                <w:pStyle w:val="Header"/>
                                <w:rPr>
                                  <w:ins w:id="375" w:author="Ajay kumar Chigurla" w:date="2023-09-21T11:55:00Z"/>
                                  <w:sz w:val="21"/>
                                  <w:szCs w:val="20"/>
                                </w:rPr>
                              </w:pPr>
                              <w:ins w:id="376"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4C33F4" id="_x0000_s1100" type="#_x0000_t202" style="position:absolute;left:0;text-align:left;margin-left:47.55pt;margin-top:33.2pt;width:428.1pt;height:19.95pt;z-index:251735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" stroked="f">
                  <v:textbox style="mso-fit-shape-to-text:t">
                    <w:txbxContent>
                      <w:p w14:paraId="4C8A91F6" w14:textId="77777777" w:rsidR="00827286" w:rsidRPr="00377820" w:rsidRDefault="00827286" w:rsidP="00827286">
                        <w:pPr>
                          <w:pStyle w:val="Header"/>
                          <w:rPr>
                            <w:ins w:id="377" w:author="Ajay kumar Chigurla" w:date="2023-09-21T11:55:00Z"/>
                            <w:sz w:val="21"/>
                            <w:szCs w:val="20"/>
                          </w:rPr>
                        </w:pPr>
                        <w:ins w:id="378" w:author="Ajay kumar Chigurla" w:date="2023-09-21T11:55:00Z">
                          <w:r>
                            <w:rPr>
                              <w:sz w:val="21"/>
                              <w:szCs w:val="20"/>
                            </w:rPr>
                            <w:t>DETECTION OF STROKE DISEASE USING MACHINE LEARNING ALGORITHMS</w:t>
                          </w:r>
                        </w:ins>
                      </w:p>
                    </w:txbxContent>
                  </v:textbox>
                  <w10:wrap type="square" anchorx="margin" anchory="page"/>
                </v:shape>
              </w:pict>
            </mc:Fallback>
          </mc:AlternateContent>
        </w:r>
      </w:ins>
      <w:r w:rsidR="00863B03">
        <w:rPr>
          <w:sz w:val="72"/>
          <w:szCs w:val="72"/>
        </w:rPr>
        <w:t xml:space="preserve">                </w:t>
      </w:r>
      <w:r w:rsidR="00E91F99">
        <w:rPr>
          <w:b/>
          <w:sz w:val="32"/>
        </w:rPr>
        <w:t xml:space="preserve">    8. BIBLIOGRAPHY </w:t>
      </w:r>
    </w:p>
    <w:p w14:paraId="5A347A87" w14:textId="77777777" w:rsidR="00863B03" w:rsidRDefault="00863B03" w:rsidP="00863B03">
      <w:pPr>
        <w:spacing w:after="0" w:line="259" w:lineRule="auto"/>
        <w:ind w:left="0" w:right="332" w:firstLine="0"/>
        <w:rPr>
          <w:sz w:val="28"/>
        </w:rPr>
      </w:pPr>
    </w:p>
    <w:p w14:paraId="606FB315" w14:textId="2169B2DD" w:rsidR="00E91F99" w:rsidRPr="00863B03" w:rsidRDefault="00E91F99" w:rsidP="00863B03">
      <w:pPr>
        <w:spacing w:after="32" w:line="259" w:lineRule="auto"/>
        <w:ind w:left="0" w:right="0" w:firstLine="0"/>
        <w:jc w:val="left"/>
      </w:pPr>
      <w:r>
        <w:rPr>
          <w:b/>
          <w:sz w:val="20"/>
        </w:rPr>
        <w:t xml:space="preserve"> </w:t>
      </w:r>
      <w:r>
        <w:rPr>
          <w:rFonts w:eastAsia="Arial"/>
          <w:b/>
          <w:bCs/>
          <w:color w:val="auto"/>
          <w:sz w:val="28"/>
          <w:szCs w:val="28"/>
        </w:rPr>
        <w:t xml:space="preserve">   </w:t>
      </w:r>
      <w:proofErr w:type="gramStart"/>
      <w:r>
        <w:rPr>
          <w:rFonts w:eastAsia="Arial"/>
          <w:b/>
          <w:bCs/>
          <w:color w:val="auto"/>
          <w:sz w:val="28"/>
          <w:szCs w:val="28"/>
        </w:rPr>
        <w:t xml:space="preserve">8.1  </w:t>
      </w:r>
      <w:r>
        <w:rPr>
          <w:b/>
          <w:bCs/>
          <w:color w:val="auto"/>
          <w:sz w:val="28"/>
          <w:szCs w:val="28"/>
        </w:rPr>
        <w:t>REFERENCES</w:t>
      </w:r>
      <w:proofErr w:type="gramEnd"/>
      <w:r>
        <w:rPr>
          <w:b/>
          <w:bCs/>
          <w:color w:val="auto"/>
          <w:sz w:val="28"/>
          <w:szCs w:val="28"/>
        </w:rPr>
        <w:t xml:space="preserve"> </w:t>
      </w:r>
    </w:p>
    <w:p w14:paraId="38362783" w14:textId="77777777" w:rsidR="00E91F99" w:rsidRDefault="00E91F99" w:rsidP="00E91F99">
      <w:pPr>
        <w:spacing w:after="148" w:line="259" w:lineRule="auto"/>
        <w:ind w:left="0" w:right="0" w:firstLine="0"/>
        <w:jc w:val="left"/>
      </w:pPr>
      <w:r>
        <w:rPr>
          <w:b/>
          <w:sz w:val="30"/>
        </w:rPr>
        <w:t xml:space="preserve"> </w:t>
      </w:r>
    </w:p>
    <w:bookmarkEnd w:id="373"/>
    <w:p w14:paraId="01D3F9B0" w14:textId="77777777" w:rsidR="00E91F99" w:rsidRDefault="00E91F99" w:rsidP="00E91F99">
      <w:pPr>
        <w:spacing w:after="0" w:line="240" w:lineRule="auto"/>
        <w:rPr>
          <w:rFonts w:ascii="Calibri" w:eastAsia="Calibri" w:hAnsi="Calibri" w:cs="Calibri"/>
        </w:rPr>
      </w:pPr>
      <w:r>
        <w:rPr>
          <w:rFonts w:ascii="Calibri" w:eastAsia="Calibri" w:hAnsi="Calibri" w:cs="Calibri"/>
        </w:rPr>
        <w:t xml:space="preserve">[1] S. H. </w:t>
      </w:r>
      <w:proofErr w:type="spellStart"/>
      <w:r>
        <w:rPr>
          <w:rFonts w:ascii="Calibri" w:eastAsia="Calibri" w:hAnsi="Calibri" w:cs="Calibri"/>
        </w:rPr>
        <w:t>Pahus</w:t>
      </w:r>
      <w:proofErr w:type="spellEnd"/>
      <w:r>
        <w:rPr>
          <w:rFonts w:ascii="Calibri" w:eastAsia="Calibri" w:hAnsi="Calibri" w:cs="Calibri"/>
        </w:rPr>
        <w:t xml:space="preserve">, A. T. Hansen, and A.-M. </w:t>
      </w:r>
      <w:proofErr w:type="spellStart"/>
      <w:r>
        <w:rPr>
          <w:rFonts w:ascii="Calibri" w:eastAsia="Calibri" w:hAnsi="Calibri" w:cs="Calibri"/>
        </w:rPr>
        <w:t>Hvas</w:t>
      </w:r>
      <w:proofErr w:type="spellEnd"/>
      <w:r>
        <w:rPr>
          <w:rFonts w:ascii="Calibri" w:eastAsia="Calibri" w:hAnsi="Calibri" w:cs="Calibri"/>
        </w:rPr>
        <w:t xml:space="preserve">, “Thrombophilia testing in young patients with ischemic stroke,” Thrombosis research, vol. 137, pp. 108–112, 2016. </w:t>
      </w:r>
    </w:p>
    <w:p w14:paraId="3C1E9228" w14:textId="77777777" w:rsidR="00E91F99" w:rsidRDefault="00E91F99" w:rsidP="00E91F99">
      <w:pPr>
        <w:spacing w:after="0" w:line="240" w:lineRule="auto"/>
        <w:rPr>
          <w:rFonts w:ascii="Calibri" w:eastAsia="Calibri" w:hAnsi="Calibri" w:cs="Calibri"/>
        </w:rPr>
      </w:pPr>
    </w:p>
    <w:p w14:paraId="7BD9CB5E" w14:textId="77777777" w:rsidR="00E91F99" w:rsidRDefault="00E91F99" w:rsidP="00E91F99">
      <w:pPr>
        <w:spacing w:after="0" w:line="240" w:lineRule="auto"/>
        <w:rPr>
          <w:rFonts w:ascii="Calibri" w:eastAsia="Calibri" w:hAnsi="Calibri" w:cs="Calibri"/>
        </w:rPr>
      </w:pPr>
      <w:r>
        <w:rPr>
          <w:rFonts w:ascii="Calibri" w:eastAsia="Calibri" w:hAnsi="Calibri" w:cs="Calibri"/>
        </w:rPr>
        <w:t xml:space="preserve">[2] P. Govindarajan, R. K. </w:t>
      </w:r>
      <w:proofErr w:type="spellStart"/>
      <w:r>
        <w:rPr>
          <w:rFonts w:ascii="Calibri" w:eastAsia="Calibri" w:hAnsi="Calibri" w:cs="Calibri"/>
        </w:rPr>
        <w:t>Soundarapandian</w:t>
      </w:r>
      <w:proofErr w:type="spellEnd"/>
      <w:r>
        <w:rPr>
          <w:rFonts w:ascii="Calibri" w:eastAsia="Calibri" w:hAnsi="Calibri" w:cs="Calibri"/>
        </w:rPr>
        <w:t xml:space="preserve">, A. H. </w:t>
      </w:r>
      <w:proofErr w:type="spellStart"/>
      <w:r>
        <w:rPr>
          <w:rFonts w:ascii="Calibri" w:eastAsia="Calibri" w:hAnsi="Calibri" w:cs="Calibri"/>
        </w:rPr>
        <w:t>Gandomi</w:t>
      </w:r>
      <w:proofErr w:type="spellEnd"/>
      <w:r>
        <w:rPr>
          <w:rFonts w:ascii="Calibri" w:eastAsia="Calibri" w:hAnsi="Calibri" w:cs="Calibri"/>
        </w:rPr>
        <w:t xml:space="preserve">, R. Patan, P. Jayaraman, and R. Manikandan, “Classification of stroke disease using machine learning algorithms,” Neural Computing and Applications, pp. 1–12. </w:t>
      </w:r>
    </w:p>
    <w:p w14:paraId="6D5BC6E3" w14:textId="77777777" w:rsidR="00E91F99" w:rsidRDefault="00E91F99" w:rsidP="00E91F99">
      <w:pPr>
        <w:spacing w:after="0" w:line="240" w:lineRule="auto"/>
        <w:rPr>
          <w:rFonts w:ascii="Calibri" w:eastAsia="Calibri" w:hAnsi="Calibri" w:cs="Calibri"/>
        </w:rPr>
      </w:pPr>
    </w:p>
    <w:p w14:paraId="74E9E879" w14:textId="77777777" w:rsidR="00E91F99" w:rsidRDefault="00E91F99" w:rsidP="00E91F99">
      <w:pPr>
        <w:spacing w:after="0" w:line="240" w:lineRule="auto"/>
        <w:rPr>
          <w:rFonts w:ascii="Calibri" w:eastAsia="Calibri" w:hAnsi="Calibri" w:cs="Calibri"/>
        </w:rPr>
      </w:pPr>
      <w:r>
        <w:rPr>
          <w:rFonts w:ascii="Calibri" w:eastAsia="Calibri" w:hAnsi="Calibri" w:cs="Calibri"/>
        </w:rPr>
        <w:t xml:space="preserve">[3] L. T. Kohn, J. Corrigan, M. S. Donaldson, et al., To err is human: building a safer health system, vol. 6. National academy press Washington, DC, 2000. </w:t>
      </w:r>
    </w:p>
    <w:p w14:paraId="4C886D75" w14:textId="77777777" w:rsidR="00E91F99" w:rsidRDefault="00E91F99" w:rsidP="00E91F99">
      <w:pPr>
        <w:spacing w:after="0" w:line="240" w:lineRule="auto"/>
        <w:rPr>
          <w:rFonts w:ascii="Calibri" w:eastAsia="Calibri" w:hAnsi="Calibri" w:cs="Calibri"/>
        </w:rPr>
      </w:pPr>
    </w:p>
    <w:p w14:paraId="28DBF2F4" w14:textId="77777777" w:rsidR="00E91F99" w:rsidRDefault="00E91F99" w:rsidP="00E91F99">
      <w:pPr>
        <w:spacing w:after="0" w:line="240" w:lineRule="auto"/>
        <w:rPr>
          <w:rFonts w:ascii="Calibri" w:eastAsia="Calibri" w:hAnsi="Calibri" w:cs="Calibri"/>
        </w:rPr>
      </w:pPr>
      <w:r>
        <w:rPr>
          <w:rFonts w:ascii="Calibri" w:eastAsia="Calibri" w:hAnsi="Calibri" w:cs="Calibri"/>
        </w:rPr>
        <w:t xml:space="preserve">[4] R. Jeena and S. Kumar, “Stroke prediction using </w:t>
      </w:r>
      <w:proofErr w:type="spellStart"/>
      <w:r>
        <w:rPr>
          <w:rFonts w:ascii="Calibri" w:eastAsia="Calibri" w:hAnsi="Calibri" w:cs="Calibri"/>
        </w:rPr>
        <w:t>svm</w:t>
      </w:r>
      <w:proofErr w:type="spellEnd"/>
      <w:r>
        <w:rPr>
          <w:rFonts w:ascii="Calibri" w:eastAsia="Calibri" w:hAnsi="Calibri" w:cs="Calibri"/>
        </w:rPr>
        <w:t xml:space="preserve">,” in 2016 International Conference on Control, Instrumentation, Communication and Computational Technologies (ICCICCT), pp. 600–602, IEEE, 2016. </w:t>
      </w:r>
    </w:p>
    <w:p w14:paraId="19043F21" w14:textId="77777777" w:rsidR="00E91F99" w:rsidRDefault="00E91F99" w:rsidP="00E91F99">
      <w:pPr>
        <w:spacing w:after="0" w:line="240" w:lineRule="auto"/>
        <w:rPr>
          <w:rFonts w:ascii="Calibri" w:eastAsia="Calibri" w:hAnsi="Calibri" w:cs="Calibri"/>
        </w:rPr>
      </w:pPr>
    </w:p>
    <w:p w14:paraId="52F68936" w14:textId="77777777" w:rsidR="00E91F99" w:rsidRDefault="00E91F99" w:rsidP="00E91F99">
      <w:pPr>
        <w:spacing w:after="0" w:line="240" w:lineRule="auto"/>
        <w:rPr>
          <w:rFonts w:ascii="Calibri" w:eastAsia="Calibri" w:hAnsi="Calibri" w:cs="Calibri"/>
        </w:rPr>
      </w:pPr>
      <w:r>
        <w:rPr>
          <w:rFonts w:ascii="Calibri" w:eastAsia="Calibri" w:hAnsi="Calibri" w:cs="Calibri"/>
        </w:rPr>
        <w:t xml:space="preserve">[5] P. A. Sandercock, M. </w:t>
      </w:r>
      <w:proofErr w:type="spellStart"/>
      <w:r>
        <w:rPr>
          <w:rFonts w:ascii="Calibri" w:eastAsia="Calibri" w:hAnsi="Calibri" w:cs="Calibri"/>
        </w:rPr>
        <w:t>Niewada</w:t>
      </w:r>
      <w:proofErr w:type="spellEnd"/>
      <w:r>
        <w:rPr>
          <w:rFonts w:ascii="Calibri" w:eastAsia="Calibri" w:hAnsi="Calibri" w:cs="Calibri"/>
        </w:rPr>
        <w:t xml:space="preserve">, and A. </w:t>
      </w:r>
      <w:proofErr w:type="spellStart"/>
      <w:r>
        <w:rPr>
          <w:rFonts w:ascii="Calibri" w:eastAsia="Calibri" w:hAnsi="Calibri" w:cs="Calibri"/>
        </w:rPr>
        <w:t>Członkowska</w:t>
      </w:r>
      <w:proofErr w:type="spellEnd"/>
      <w:r>
        <w:rPr>
          <w:rFonts w:ascii="Calibri" w:eastAsia="Calibri" w:hAnsi="Calibri" w:cs="Calibri"/>
        </w:rPr>
        <w:t xml:space="preserve">, “The international stroke trial database,” Trials, vol. 13, no. 1, pp. 1–1, 2012. </w:t>
      </w:r>
    </w:p>
    <w:p w14:paraId="56FACD9C" w14:textId="77777777" w:rsidR="00E91F99" w:rsidRDefault="00E91F99" w:rsidP="00E91F99">
      <w:pPr>
        <w:spacing w:after="0" w:line="240" w:lineRule="auto"/>
        <w:rPr>
          <w:rFonts w:ascii="Calibri" w:eastAsia="Calibri" w:hAnsi="Calibri" w:cs="Calibri"/>
        </w:rPr>
      </w:pPr>
    </w:p>
    <w:p w14:paraId="6EAEB036" w14:textId="77777777" w:rsidR="00E91F99" w:rsidRDefault="00E91F99" w:rsidP="00E91F99">
      <w:pPr>
        <w:spacing w:after="0" w:line="240" w:lineRule="auto"/>
        <w:rPr>
          <w:rFonts w:ascii="Calibri" w:eastAsia="Calibri" w:hAnsi="Calibri" w:cs="Calibri"/>
        </w:rPr>
      </w:pPr>
      <w:r>
        <w:rPr>
          <w:rFonts w:ascii="Calibri" w:eastAsia="Calibri" w:hAnsi="Calibri" w:cs="Calibri"/>
        </w:rPr>
        <w:t xml:space="preserve">[6] M. S. Singh and P. Choudhary, “Stroke prediction using artificial intelligence,” in 2017 8th Annual Industrial Automation and Electromechanical Engineering Conference (IEMECON), pp. 158–161, IEEE, 2017. </w:t>
      </w:r>
    </w:p>
    <w:p w14:paraId="3EAAFFF4" w14:textId="77777777" w:rsidR="00E91F99" w:rsidRDefault="00E91F99" w:rsidP="00E91F99">
      <w:pPr>
        <w:spacing w:after="0" w:line="240" w:lineRule="auto"/>
        <w:rPr>
          <w:rFonts w:ascii="Calibri" w:eastAsia="Calibri" w:hAnsi="Calibri" w:cs="Calibri"/>
        </w:rPr>
      </w:pPr>
    </w:p>
    <w:p w14:paraId="412A02B1" w14:textId="77777777" w:rsidR="00E91F99" w:rsidRDefault="00E91F99" w:rsidP="00E91F99">
      <w:pPr>
        <w:spacing w:after="0" w:line="240" w:lineRule="auto"/>
        <w:rPr>
          <w:rFonts w:ascii="Calibri" w:eastAsia="Calibri" w:hAnsi="Calibri" w:cs="Calibri"/>
        </w:rPr>
      </w:pPr>
      <w:r>
        <w:rPr>
          <w:rFonts w:ascii="Calibri" w:eastAsia="Calibri" w:hAnsi="Calibri" w:cs="Calibri"/>
        </w:rPr>
        <w:t xml:space="preserve">[7] S. Y. Adam, A. Yousif, and M. B. Bashir, “Classification of ischemic stroke using machine learning algorithms,” Int J </w:t>
      </w:r>
      <w:proofErr w:type="spellStart"/>
      <w:r>
        <w:rPr>
          <w:rFonts w:ascii="Calibri" w:eastAsia="Calibri" w:hAnsi="Calibri" w:cs="Calibri"/>
        </w:rPr>
        <w:t>Comput</w:t>
      </w:r>
      <w:proofErr w:type="spellEnd"/>
      <w:r>
        <w:rPr>
          <w:rFonts w:ascii="Calibri" w:eastAsia="Calibri" w:hAnsi="Calibri" w:cs="Calibri"/>
        </w:rPr>
        <w:t xml:space="preserve"> Appl, vol. 149, no. 10, pp. 26–31, 2016. </w:t>
      </w:r>
    </w:p>
    <w:p w14:paraId="03B60BFB" w14:textId="77777777" w:rsidR="00E91F99" w:rsidRDefault="00E91F99" w:rsidP="00E91F99">
      <w:pPr>
        <w:spacing w:after="0" w:line="240" w:lineRule="auto"/>
        <w:rPr>
          <w:rFonts w:ascii="Calibri" w:eastAsia="Calibri" w:hAnsi="Calibri" w:cs="Calibri"/>
        </w:rPr>
      </w:pPr>
    </w:p>
    <w:p w14:paraId="79F66130" w14:textId="77777777" w:rsidR="00E91F99" w:rsidRDefault="00E91F99" w:rsidP="00E91F99">
      <w:pPr>
        <w:spacing w:after="0" w:line="240" w:lineRule="auto"/>
        <w:rPr>
          <w:rFonts w:ascii="Calibri" w:eastAsia="Calibri" w:hAnsi="Calibri" w:cs="Calibri"/>
        </w:rPr>
      </w:pPr>
      <w:r>
        <w:rPr>
          <w:rFonts w:ascii="Calibri" w:eastAsia="Calibri" w:hAnsi="Calibri" w:cs="Calibri"/>
        </w:rPr>
        <w:t>[8] A. Sudha, P. Gayathri, and N. Jaisankar, “Effective analysis and predictive model of stroke disease using classification methods,” International Journal of Computer Applications, vol. 43, no. 14, pp. 26– 31, 2012.</w:t>
      </w:r>
    </w:p>
    <w:p w14:paraId="7BFB79CD" w14:textId="77777777" w:rsidR="00E91F99" w:rsidRDefault="00E91F99" w:rsidP="00E91F99">
      <w:pPr>
        <w:spacing w:after="0" w:line="240" w:lineRule="auto"/>
        <w:rPr>
          <w:rFonts w:ascii="Calibri" w:eastAsia="Calibri" w:hAnsi="Calibri" w:cs="Calibri"/>
        </w:rPr>
      </w:pPr>
    </w:p>
    <w:p w14:paraId="797CA7FA" w14:textId="77777777" w:rsidR="00E91F99" w:rsidRDefault="00E91F99" w:rsidP="00E91F99">
      <w:pPr>
        <w:spacing w:after="0" w:line="240" w:lineRule="auto"/>
        <w:rPr>
          <w:rFonts w:ascii="Calibri" w:eastAsia="Calibri" w:hAnsi="Calibri" w:cs="Calibri"/>
        </w:rPr>
      </w:pPr>
      <w:r>
        <w:rPr>
          <w:rFonts w:ascii="Calibri" w:eastAsia="Calibri" w:hAnsi="Calibri" w:cs="Calibri"/>
        </w:rPr>
        <w:t>[9] G. Kaur and A. Chhabra, “Improved j48 classification algorithm for the prediction of diabetes,” International Journal of Computer Applications, vol. 98, no. 22, 2014.</w:t>
      </w:r>
    </w:p>
    <w:p w14:paraId="3E45216C" w14:textId="77777777" w:rsidR="00E91F99" w:rsidRDefault="00E91F99" w:rsidP="00E91F99">
      <w:pPr>
        <w:spacing w:after="0" w:line="240" w:lineRule="auto"/>
        <w:rPr>
          <w:rFonts w:ascii="Calibri" w:eastAsia="Calibri" w:hAnsi="Calibri" w:cs="Calibri"/>
        </w:rPr>
      </w:pPr>
    </w:p>
    <w:p w14:paraId="7D2012F5" w14:textId="77777777" w:rsidR="00E91F99" w:rsidRDefault="00E91F99" w:rsidP="00E91F99">
      <w:pPr>
        <w:spacing w:after="0" w:line="240" w:lineRule="auto"/>
        <w:rPr>
          <w:rFonts w:ascii="Calibri" w:eastAsia="Calibri" w:hAnsi="Calibri" w:cs="Calibri"/>
        </w:rPr>
      </w:pPr>
      <w:r>
        <w:rPr>
          <w:rFonts w:ascii="Calibri" w:eastAsia="Calibri" w:hAnsi="Calibri" w:cs="Calibri"/>
        </w:rPr>
        <w:t xml:space="preserve"> [10] I. H. Witten, E. Frank, M. A. Hall, and C. J. Pal, Data Mining: Practical machine learning tools and techniques. Morgan Kaufmann, 2016. </w:t>
      </w:r>
    </w:p>
    <w:p w14:paraId="52844254" w14:textId="06FFAD31" w:rsidR="00E91F99" w:rsidRDefault="00863B03" w:rsidP="00E91F99">
      <w:pPr>
        <w:spacing w:after="0" w:line="240" w:lineRule="auto"/>
        <w:rPr>
          <w:rFonts w:ascii="Calibri" w:eastAsia="Calibri" w:hAnsi="Calibri" w:cs="Calibri"/>
        </w:rPr>
      </w:pPr>
      <w:r w:rsidRPr="009477AB">
        <w:rPr>
          <w:b/>
          <w:noProof/>
          <w:sz w:val="71"/>
        </w:rPr>
        <mc:AlternateContent>
          <mc:Choice Requires="wps">
            <w:drawing>
              <wp:anchor distT="45720" distB="45720" distL="114300" distR="114300" simplePos="0" relativeHeight="251835392" behindDoc="0" locked="0" layoutInCell="1" allowOverlap="1" wp14:anchorId="19A3D405" wp14:editId="25E0B3A4">
                <wp:simplePos x="0" y="0"/>
                <wp:positionH relativeFrom="margin">
                  <wp:align>right</wp:align>
                </wp:positionH>
                <wp:positionV relativeFrom="paragraph">
                  <wp:posOffset>546100</wp:posOffset>
                </wp:positionV>
                <wp:extent cx="5730240" cy="342900"/>
                <wp:effectExtent l="0" t="0" r="3810" b="0"/>
                <wp:wrapSquare wrapText="bothSides"/>
                <wp:docPr id="2095746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6C05D23E" w14:textId="37BB8471" w:rsidR="00863B03" w:rsidRPr="003A5EC4" w:rsidRDefault="00863B03">
                            <w:pPr>
                              <w:spacing w:line="360" w:lineRule="auto"/>
                              <w:ind w:left="0" w:firstLine="0"/>
                              <w:rPr>
                                <w:bCs/>
                                <w:szCs w:val="24"/>
                              </w:rPr>
                              <w:pPrChange w:id="379" w:author="Ajay kumar Chigurla" w:date="2023-09-21T11:55:00Z">
                                <w:pPr>
                                  <w:spacing w:line="360" w:lineRule="auto"/>
                                  <w:ind w:left="0" w:firstLineChars="100" w:firstLine="240"/>
                                </w:pPr>
                              </w:pPrChange>
                            </w:pPr>
                            <w:r>
                              <w:rPr>
                                <w:bCs/>
                                <w:szCs w:val="24"/>
                              </w:rPr>
                              <w:t xml:space="preserve">CMRTC                                                                                                                                          </w:t>
                            </w:r>
                            <w:del w:id="380" w:author="Ajay kumar Chigurla" w:date="2023-09-21T11:55:00Z">
                              <w:r>
                                <w:rPr>
                                  <w:bCs/>
                                  <w:szCs w:val="24"/>
                                </w:rPr>
                                <w:delText xml:space="preserve">  </w:delText>
                              </w:r>
                            </w:del>
                            <w:r w:rsidR="00DB11FD">
                              <w:rPr>
                                <w:bCs/>
                                <w:szCs w:val="24"/>
                              </w:rPr>
                              <w:t>3</w:t>
                            </w:r>
                            <w:r w:rsidR="00000D1A">
                              <w:rPr>
                                <w:bCs/>
                                <w:szCs w:val="24"/>
                              </w:rPr>
                              <w:t>8</w:t>
                            </w:r>
                          </w:p>
                          <w:p w14:paraId="365F745C" w14:textId="77777777" w:rsidR="00863B03" w:rsidRDefault="00863B03" w:rsidP="00863B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3D405" id="_x0000_s1101" type="#_x0000_t202" style="position:absolute;left:0;text-align:left;margin-left:400pt;margin-top:43pt;width:451.2pt;height:27pt;z-index:251835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itEg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" stroked="f">
                <v:textbox>
                  <w:txbxContent>
                    <w:p w14:paraId="6C05D23E" w14:textId="37BB8471" w:rsidR="00863B03" w:rsidRPr="003A5EC4" w:rsidRDefault="00863B03">
                      <w:pPr>
                        <w:spacing w:line="360" w:lineRule="auto"/>
                        <w:ind w:left="0" w:firstLine="0"/>
                        <w:rPr>
                          <w:bCs/>
                          <w:szCs w:val="24"/>
                        </w:rPr>
                        <w:pPrChange w:id="381" w:author="Ajay kumar Chigurla" w:date="2023-09-21T11:55:00Z">
                          <w:pPr>
                            <w:spacing w:line="360" w:lineRule="auto"/>
                            <w:ind w:left="0" w:firstLineChars="100" w:firstLine="240"/>
                          </w:pPr>
                        </w:pPrChange>
                      </w:pPr>
                      <w:r>
                        <w:rPr>
                          <w:bCs/>
                          <w:szCs w:val="24"/>
                        </w:rPr>
                        <w:t xml:space="preserve">CMRTC                                                                                                                                          </w:t>
                      </w:r>
                      <w:del w:id="382" w:author="Ajay kumar Chigurla" w:date="2023-09-21T11:55:00Z">
                        <w:r>
                          <w:rPr>
                            <w:bCs/>
                            <w:szCs w:val="24"/>
                          </w:rPr>
                          <w:delText xml:space="preserve">  </w:delText>
                        </w:r>
                      </w:del>
                      <w:r w:rsidR="00DB11FD">
                        <w:rPr>
                          <w:bCs/>
                          <w:szCs w:val="24"/>
                        </w:rPr>
                        <w:t>3</w:t>
                      </w:r>
                      <w:r w:rsidR="00000D1A">
                        <w:rPr>
                          <w:bCs/>
                          <w:szCs w:val="24"/>
                        </w:rPr>
                        <w:t>8</w:t>
                      </w:r>
                    </w:p>
                    <w:p w14:paraId="365F745C" w14:textId="77777777" w:rsidR="00863B03" w:rsidRDefault="00863B03" w:rsidP="00863B03"/>
                  </w:txbxContent>
                </v:textbox>
                <w10:wrap type="square" anchorx="margin"/>
              </v:shape>
            </w:pict>
          </mc:Fallback>
        </mc:AlternateContent>
      </w:r>
    </w:p>
    <w:p w14:paraId="36F17E23" w14:textId="77777777" w:rsidR="00E91F99" w:rsidRDefault="00E91F99" w:rsidP="00E91F99">
      <w:pPr>
        <w:spacing w:after="0" w:line="240" w:lineRule="auto"/>
        <w:rPr>
          <w:rFonts w:ascii="Calibri" w:eastAsia="Calibri" w:hAnsi="Calibri" w:cs="Calibri"/>
        </w:rPr>
      </w:pPr>
      <w:r>
        <w:rPr>
          <w:rFonts w:ascii="Calibri" w:eastAsia="Calibri" w:hAnsi="Calibri" w:cs="Calibri"/>
        </w:rPr>
        <w:lastRenderedPageBreak/>
        <w:t xml:space="preserve">[11] P. </w:t>
      </w:r>
      <w:proofErr w:type="spellStart"/>
      <w:r>
        <w:rPr>
          <w:rFonts w:ascii="Calibri" w:eastAsia="Calibri" w:hAnsi="Calibri" w:cs="Calibri"/>
        </w:rPr>
        <w:t>Sewaiwar</w:t>
      </w:r>
      <w:proofErr w:type="spellEnd"/>
      <w:r>
        <w:rPr>
          <w:rFonts w:ascii="Calibri" w:eastAsia="Calibri" w:hAnsi="Calibri" w:cs="Calibri"/>
        </w:rPr>
        <w:t xml:space="preserve"> and K. K. Verma, “Comparative study of various decision tree classification algorithm using </w:t>
      </w:r>
      <w:proofErr w:type="spellStart"/>
      <w:r>
        <w:rPr>
          <w:rFonts w:ascii="Calibri" w:eastAsia="Calibri" w:hAnsi="Calibri" w:cs="Calibri"/>
        </w:rPr>
        <w:t>weka</w:t>
      </w:r>
      <w:proofErr w:type="spellEnd"/>
      <w:r>
        <w:rPr>
          <w:rFonts w:ascii="Calibri" w:eastAsia="Calibri" w:hAnsi="Calibri" w:cs="Calibri"/>
        </w:rPr>
        <w:t xml:space="preserve">,” International Journal of Emerging Research in Management &amp;Technology, vol. 4, pp. 2278– 9359, 2015. </w:t>
      </w:r>
    </w:p>
    <w:p w14:paraId="6980D496" w14:textId="77777777" w:rsidR="00E91F99" w:rsidRDefault="00E91F99" w:rsidP="00E91F99">
      <w:pPr>
        <w:spacing w:after="0" w:line="240" w:lineRule="auto"/>
        <w:rPr>
          <w:rFonts w:ascii="Calibri" w:eastAsia="Calibri" w:hAnsi="Calibri" w:cs="Calibri"/>
        </w:rPr>
      </w:pPr>
    </w:p>
    <w:p w14:paraId="0E687076" w14:textId="0F788A19" w:rsidR="00E91F99" w:rsidRDefault="00827286" w:rsidP="00E91F99">
      <w:pPr>
        <w:spacing w:after="0" w:line="240" w:lineRule="auto"/>
        <w:rPr>
          <w:rFonts w:ascii="Calibri" w:eastAsia="Calibri" w:hAnsi="Calibri" w:cs="Calibri"/>
        </w:rPr>
      </w:pPr>
      <w:ins w:id="383" w:author="Ajay kumar Chigurla" w:date="2023-09-21T11:55:00Z">
        <w:r w:rsidRPr="00377820">
          <w:rPr>
            <w:noProof/>
            <w:sz w:val="32"/>
          </w:rPr>
          <mc:AlternateContent>
            <mc:Choice Requires="wps">
              <w:drawing>
                <wp:anchor distT="45720" distB="45720" distL="114300" distR="114300" simplePos="0" relativeHeight="251737088" behindDoc="0" locked="0" layoutInCell="1" allowOverlap="1" wp14:anchorId="54FC0CA9" wp14:editId="5B63DFB9">
                  <wp:simplePos x="0" y="0"/>
                  <wp:positionH relativeFrom="margin">
                    <wp:posOffset>701766</wp:posOffset>
                  </wp:positionH>
                  <wp:positionV relativeFrom="page">
                    <wp:posOffset>432253</wp:posOffset>
                  </wp:positionV>
                  <wp:extent cx="5436870" cy="253365"/>
                  <wp:effectExtent l="0" t="0" r="0" b="0"/>
                  <wp:wrapSquare wrapText="bothSides"/>
                  <wp:docPr id="2018477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253365"/>
                          </a:xfrm>
                          <a:prstGeom prst="rect">
                            <a:avLst/>
                          </a:prstGeom>
                          <a:solidFill>
                            <a:srgbClr val="FFFFFF"/>
                          </a:solidFill>
                          <a:ln w="9525">
                            <a:noFill/>
                            <a:miter lim="800000"/>
                            <a:headEnd/>
                            <a:tailEnd/>
                          </a:ln>
                        </wps:spPr>
                        <wps:txbx>
                          <w:txbxContent>
                            <w:p w14:paraId="1D67A40A" w14:textId="77777777" w:rsidR="00827286" w:rsidRPr="00377820" w:rsidRDefault="00827286" w:rsidP="00827286">
                              <w:pPr>
                                <w:pStyle w:val="Header"/>
                                <w:rPr>
                                  <w:ins w:id="384" w:author="Ajay kumar Chigurla" w:date="2023-09-21T11:55:00Z"/>
                                  <w:sz w:val="21"/>
                                  <w:szCs w:val="20"/>
                                </w:rPr>
                              </w:pPr>
                              <w:ins w:id="385" w:author="Ajay kumar Chigurla" w:date="2023-09-21T11:55:00Z">
                                <w:r>
                                  <w:rPr>
                                    <w:sz w:val="21"/>
                                    <w:szCs w:val="20"/>
                                  </w:rPr>
                                  <w:t>DETECTION OF STROKE DISEASE USING MACHINE LEARNING ALGORITHMS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FC0CA9" id="_x0000_s1102" type="#_x0000_t202" style="position:absolute;left:0;text-align:left;margin-left:55.25pt;margin-top:34.05pt;width:428.1pt;height:19.95pt;z-index:251737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" stroked="f">
                  <v:textbox style="mso-fit-shape-to-text:t">
                    <w:txbxContent>
                      <w:p w14:paraId="1D67A40A" w14:textId="77777777" w:rsidR="00827286" w:rsidRPr="00377820" w:rsidRDefault="00827286" w:rsidP="00827286">
                        <w:pPr>
                          <w:pStyle w:val="Header"/>
                          <w:rPr>
                            <w:ins w:id="386" w:author="Ajay kumar Chigurla" w:date="2023-09-21T11:55:00Z"/>
                            <w:sz w:val="21"/>
                            <w:szCs w:val="20"/>
                          </w:rPr>
                        </w:pPr>
                        <w:ins w:id="387" w:author="Ajay kumar Chigurla" w:date="2023-09-21T11:55:00Z">
                          <w:r>
                            <w:rPr>
                              <w:sz w:val="21"/>
                              <w:szCs w:val="20"/>
                            </w:rPr>
                            <w:t>DETECTION OF STROKE DISEASE USING MACHINE LEARNING ALGORITHMS</w:t>
                          </w:r>
                        </w:ins>
                      </w:p>
                    </w:txbxContent>
                  </v:textbox>
                  <w10:wrap type="square" anchorx="margin" anchory="page"/>
                </v:shape>
              </w:pict>
            </mc:Fallback>
          </mc:AlternateContent>
        </w:r>
        <w:r>
          <w:rPr>
            <w:rFonts w:ascii="Calibri" w:eastAsia="Calibri" w:hAnsi="Calibri" w:cs="Calibri"/>
          </w:rPr>
          <w:t xml:space="preserve"> </w:t>
        </w:r>
      </w:ins>
      <w:r w:rsidR="00E91F99">
        <w:rPr>
          <w:rFonts w:ascii="Calibri" w:eastAsia="Calibri" w:hAnsi="Calibri" w:cs="Calibri"/>
        </w:rPr>
        <w:t xml:space="preserve">[12] K. A. Shakil, S. Anis, and M. Alam, “Dengue disease prediction using </w:t>
      </w:r>
      <w:proofErr w:type="spellStart"/>
      <w:r w:rsidR="00E91F99">
        <w:rPr>
          <w:rFonts w:ascii="Calibri" w:eastAsia="Calibri" w:hAnsi="Calibri" w:cs="Calibri"/>
        </w:rPr>
        <w:t>weka</w:t>
      </w:r>
      <w:proofErr w:type="spellEnd"/>
      <w:r w:rsidR="00E91F99">
        <w:rPr>
          <w:rFonts w:ascii="Calibri" w:eastAsia="Calibri" w:hAnsi="Calibri" w:cs="Calibri"/>
        </w:rPr>
        <w:t xml:space="preserve"> data mining tool,” </w:t>
      </w:r>
      <w:proofErr w:type="spellStart"/>
      <w:r w:rsidR="00E91F99">
        <w:rPr>
          <w:rFonts w:ascii="Calibri" w:eastAsia="Calibri" w:hAnsi="Calibri" w:cs="Calibri"/>
        </w:rPr>
        <w:t>arXiv</w:t>
      </w:r>
      <w:proofErr w:type="spellEnd"/>
      <w:r w:rsidR="00E91F99">
        <w:rPr>
          <w:rFonts w:ascii="Calibri" w:eastAsia="Calibri" w:hAnsi="Calibri" w:cs="Calibri"/>
        </w:rPr>
        <w:t xml:space="preserve"> preprint arXiv:1502.05167, 2015. </w:t>
      </w:r>
    </w:p>
    <w:p w14:paraId="57AF1CE8" w14:textId="77777777" w:rsidR="00E91F99" w:rsidRDefault="00E91F99" w:rsidP="00E91F99">
      <w:pPr>
        <w:spacing w:after="0" w:line="240" w:lineRule="auto"/>
        <w:rPr>
          <w:rFonts w:ascii="Calibri" w:eastAsia="Calibri" w:hAnsi="Calibri" w:cs="Calibri"/>
        </w:rPr>
      </w:pPr>
      <w:r>
        <w:rPr>
          <w:rFonts w:ascii="Calibri" w:eastAsia="Calibri" w:hAnsi="Calibri" w:cs="Calibri"/>
        </w:rPr>
        <w:t xml:space="preserve">[13] J. A. </w:t>
      </w:r>
      <w:proofErr w:type="spellStart"/>
      <w:r>
        <w:rPr>
          <w:rFonts w:ascii="Calibri" w:eastAsia="Calibri" w:hAnsi="Calibri" w:cs="Calibri"/>
        </w:rPr>
        <w:t>Alkrimi</w:t>
      </w:r>
      <w:proofErr w:type="spellEnd"/>
      <w:r>
        <w:rPr>
          <w:rFonts w:ascii="Calibri" w:eastAsia="Calibri" w:hAnsi="Calibri" w:cs="Calibri"/>
        </w:rPr>
        <w:t>, H. A. Jalab, L. E. George, A. R. Ahmad, A. Suliman, and K. Al-</w:t>
      </w:r>
      <w:proofErr w:type="spellStart"/>
      <w:r>
        <w:rPr>
          <w:rFonts w:ascii="Calibri" w:eastAsia="Calibri" w:hAnsi="Calibri" w:cs="Calibri"/>
        </w:rPr>
        <w:t>Jashamy</w:t>
      </w:r>
      <w:proofErr w:type="spellEnd"/>
      <w:r>
        <w:rPr>
          <w:rFonts w:ascii="Calibri" w:eastAsia="Calibri" w:hAnsi="Calibri" w:cs="Calibri"/>
        </w:rPr>
        <w:t xml:space="preserve">, “Comparative study using </w:t>
      </w:r>
      <w:proofErr w:type="spellStart"/>
      <w:r>
        <w:rPr>
          <w:rFonts w:ascii="Calibri" w:eastAsia="Calibri" w:hAnsi="Calibri" w:cs="Calibri"/>
        </w:rPr>
        <w:t>weka</w:t>
      </w:r>
      <w:proofErr w:type="spellEnd"/>
      <w:r>
        <w:rPr>
          <w:rFonts w:ascii="Calibri" w:eastAsia="Calibri" w:hAnsi="Calibri" w:cs="Calibri"/>
        </w:rPr>
        <w:t xml:space="preserve"> for red blood cells classification,” International Journal of Medical, Health, Pharmaceutical and Biomedical Engineering, vol. 9, no. 1, pp. 19–22, 2015.</w:t>
      </w:r>
    </w:p>
    <w:p w14:paraId="73F4D967" w14:textId="77777777" w:rsidR="00E91F99" w:rsidRDefault="00E91F99" w:rsidP="00E91F99">
      <w:pPr>
        <w:spacing w:after="0" w:line="240" w:lineRule="auto"/>
        <w:rPr>
          <w:rFonts w:ascii="Calibri" w:eastAsia="Calibri" w:hAnsi="Calibri" w:cs="Calibri"/>
        </w:rPr>
      </w:pPr>
    </w:p>
    <w:p w14:paraId="13453E8E" w14:textId="77777777" w:rsidR="00E91F99" w:rsidRDefault="00E91F99" w:rsidP="00E91F99">
      <w:pPr>
        <w:spacing w:after="0" w:line="240" w:lineRule="auto"/>
        <w:rPr>
          <w:rFonts w:ascii="Calibri" w:eastAsia="Calibri" w:hAnsi="Calibri" w:cs="Calibri"/>
        </w:rPr>
      </w:pPr>
      <w:r>
        <w:rPr>
          <w:rFonts w:ascii="Calibri" w:eastAsia="Calibri" w:hAnsi="Calibri" w:cs="Calibri"/>
        </w:rPr>
        <w:t xml:space="preserve"> [14] M. S. Siddiqui and A. I. Abidi, “Comparative study of different classification techniques using </w:t>
      </w:r>
      <w:proofErr w:type="spellStart"/>
      <w:r>
        <w:rPr>
          <w:rFonts w:ascii="Calibri" w:eastAsia="Calibri" w:hAnsi="Calibri" w:cs="Calibri"/>
        </w:rPr>
        <w:t>weka</w:t>
      </w:r>
      <w:proofErr w:type="spellEnd"/>
      <w:r>
        <w:rPr>
          <w:rFonts w:ascii="Calibri" w:eastAsia="Calibri" w:hAnsi="Calibri" w:cs="Calibri"/>
        </w:rPr>
        <w:t xml:space="preserve"> tool,” Global Sci-Tech, vol. 10, no. 4, pp. 200–208, 2018.</w:t>
      </w:r>
    </w:p>
    <w:p w14:paraId="3145C1B3" w14:textId="77777777" w:rsidR="00E91F99" w:rsidRDefault="00E91F99" w:rsidP="00E91F99">
      <w:pPr>
        <w:autoSpaceDE w:val="0"/>
        <w:autoSpaceDN w:val="0"/>
        <w:adjustRightInd w:val="0"/>
        <w:spacing w:after="0"/>
        <w:ind w:left="0" w:firstLine="0"/>
        <w:rPr>
          <w:rFonts w:eastAsia="Calibri"/>
          <w:sz w:val="28"/>
          <w:szCs w:val="28"/>
        </w:rPr>
      </w:pPr>
    </w:p>
    <w:p w14:paraId="1C82944E" w14:textId="77777777" w:rsidR="00E91F99" w:rsidRDefault="00E91F99" w:rsidP="00E91F99">
      <w:pPr>
        <w:autoSpaceDE w:val="0"/>
        <w:autoSpaceDN w:val="0"/>
        <w:adjustRightInd w:val="0"/>
        <w:spacing w:after="0"/>
        <w:ind w:left="0" w:firstLine="0"/>
        <w:rPr>
          <w:rFonts w:eastAsia="Calibri"/>
          <w:sz w:val="28"/>
          <w:szCs w:val="28"/>
        </w:rPr>
      </w:pPr>
    </w:p>
    <w:p w14:paraId="47FCBF84" w14:textId="4B62F9FE" w:rsidR="00E91F99" w:rsidRDefault="00E91F99" w:rsidP="00E91F99">
      <w:pPr>
        <w:pStyle w:val="Heading3"/>
        <w:tabs>
          <w:tab w:val="center" w:pos="708"/>
          <w:tab w:val="center" w:pos="2220"/>
        </w:tabs>
        <w:spacing w:after="36"/>
        <w:ind w:left="0"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8.2   GITHUB LINK </w:t>
      </w:r>
    </w:p>
    <w:p w14:paraId="5792F355" w14:textId="77777777" w:rsidR="00000D1A" w:rsidRDefault="00000D1A" w:rsidP="00000D1A"/>
    <w:p w14:paraId="4BFDB8C4" w14:textId="77777777" w:rsidR="00000D1A" w:rsidRDefault="00000D1A" w:rsidP="00000D1A"/>
    <w:p w14:paraId="5C24CCF0" w14:textId="16789989" w:rsidR="00E91F99" w:rsidRDefault="00E91F99" w:rsidP="00E91F99">
      <w:pPr>
        <w:autoSpaceDE w:val="0"/>
        <w:autoSpaceDN w:val="0"/>
        <w:adjustRightInd w:val="0"/>
        <w:spacing w:after="0"/>
        <w:ind w:left="0" w:firstLine="0"/>
        <w:rPr>
          <w:rFonts w:eastAsia="Calibri"/>
          <w:sz w:val="28"/>
          <w:szCs w:val="28"/>
        </w:rPr>
      </w:pPr>
    </w:p>
    <w:p w14:paraId="0AD6F606" w14:textId="44B4CC11" w:rsidR="00E91F99" w:rsidRDefault="00995FB7" w:rsidP="00E91F99">
      <w:pPr>
        <w:autoSpaceDE w:val="0"/>
        <w:autoSpaceDN w:val="0"/>
        <w:adjustRightInd w:val="0"/>
        <w:spacing w:after="0"/>
        <w:ind w:left="0" w:firstLine="0"/>
        <w:rPr>
          <w:rFonts w:eastAsia="Calibri"/>
          <w:sz w:val="28"/>
          <w:szCs w:val="28"/>
        </w:rPr>
      </w:pPr>
      <w:r>
        <w:rPr>
          <w:rFonts w:eastAsia="Calibri"/>
          <w:sz w:val="28"/>
          <w:szCs w:val="28"/>
        </w:rPr>
        <w:t xml:space="preserve">           </w:t>
      </w:r>
      <w:r w:rsidRPr="00995FB7">
        <w:rPr>
          <w:rFonts w:eastAsia="Calibri"/>
          <w:sz w:val="28"/>
          <w:szCs w:val="28"/>
        </w:rPr>
        <w:t>https://github.com/ajaykumarchigurla28/Detection-of-stroke-disease</w:t>
      </w:r>
    </w:p>
    <w:p w14:paraId="03A465BE" w14:textId="2F1D5034" w:rsidR="00E91F99" w:rsidRPr="00E91F99" w:rsidRDefault="00863B03" w:rsidP="00E91F99">
      <w:pPr>
        <w:tabs>
          <w:tab w:val="left" w:pos="2792"/>
        </w:tabs>
        <w:rPr>
          <w:sz w:val="72"/>
          <w:szCs w:val="72"/>
        </w:rPr>
      </w:pPr>
      <w:r w:rsidRPr="009477AB">
        <w:rPr>
          <w:b/>
          <w:noProof/>
          <w:sz w:val="71"/>
        </w:rPr>
        <mc:AlternateContent>
          <mc:Choice Requires="wps">
            <w:drawing>
              <wp:anchor distT="45720" distB="45720" distL="114300" distR="114300" simplePos="0" relativeHeight="251837440" behindDoc="0" locked="0" layoutInCell="1" allowOverlap="1" wp14:anchorId="24711411" wp14:editId="129AA6F2">
                <wp:simplePos x="0" y="0"/>
                <wp:positionH relativeFrom="margin">
                  <wp:align>right</wp:align>
                </wp:positionH>
                <wp:positionV relativeFrom="paragraph">
                  <wp:posOffset>4439376</wp:posOffset>
                </wp:positionV>
                <wp:extent cx="5730240" cy="342900"/>
                <wp:effectExtent l="0" t="0" r="3810" b="0"/>
                <wp:wrapSquare wrapText="bothSides"/>
                <wp:docPr id="1015815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42900"/>
                        </a:xfrm>
                        <a:prstGeom prst="rect">
                          <a:avLst/>
                        </a:prstGeom>
                        <a:solidFill>
                          <a:srgbClr val="FFFFFF"/>
                        </a:solidFill>
                        <a:ln w="9525">
                          <a:noFill/>
                          <a:miter lim="800000"/>
                          <a:headEnd/>
                          <a:tailEnd/>
                        </a:ln>
                      </wps:spPr>
                      <wps:txbx>
                        <w:txbxContent>
                          <w:p w14:paraId="38585386" w14:textId="7AC4D750" w:rsidR="00863B03" w:rsidRPr="003A5EC4" w:rsidRDefault="00863B03">
                            <w:pPr>
                              <w:spacing w:line="360" w:lineRule="auto"/>
                              <w:ind w:left="0" w:firstLine="0"/>
                              <w:rPr>
                                <w:bCs/>
                                <w:szCs w:val="24"/>
                              </w:rPr>
                              <w:pPrChange w:id="388" w:author="Ajay kumar Chigurla" w:date="2023-09-21T11:55:00Z">
                                <w:pPr>
                                  <w:spacing w:line="360" w:lineRule="auto"/>
                                  <w:ind w:left="0" w:firstLineChars="100" w:firstLine="240"/>
                                </w:pPr>
                              </w:pPrChange>
                            </w:pPr>
                            <w:r>
                              <w:rPr>
                                <w:bCs/>
                                <w:szCs w:val="24"/>
                              </w:rPr>
                              <w:t xml:space="preserve">CMRTC                                                                                                                                          </w:t>
                            </w:r>
                            <w:del w:id="389" w:author="Ajay kumar Chigurla" w:date="2023-09-21T11:55:00Z">
                              <w:r>
                                <w:rPr>
                                  <w:bCs/>
                                  <w:szCs w:val="24"/>
                                </w:rPr>
                                <w:delText xml:space="preserve">  </w:delText>
                              </w:r>
                            </w:del>
                            <w:r w:rsidR="00000D1A">
                              <w:rPr>
                                <w:bCs/>
                                <w:szCs w:val="24"/>
                              </w:rPr>
                              <w:t>39</w:t>
                            </w:r>
                          </w:p>
                          <w:p w14:paraId="2F891751" w14:textId="77777777" w:rsidR="00863B03" w:rsidRDefault="00863B03" w:rsidP="00863B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11411" id="_x0000_s1103" type="#_x0000_t202" style="position:absolute;left:0;text-align:left;margin-left:400pt;margin-top:349.55pt;width:451.2pt;height:27pt;z-index:251837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" stroked="f">
                <v:textbox>
                  <w:txbxContent>
                    <w:p w14:paraId="38585386" w14:textId="7AC4D750" w:rsidR="00863B03" w:rsidRPr="003A5EC4" w:rsidRDefault="00863B03">
                      <w:pPr>
                        <w:spacing w:line="360" w:lineRule="auto"/>
                        <w:ind w:left="0" w:firstLine="0"/>
                        <w:rPr>
                          <w:bCs/>
                          <w:szCs w:val="24"/>
                        </w:rPr>
                        <w:pPrChange w:id="390" w:author="Ajay kumar Chigurla" w:date="2023-09-21T11:55:00Z">
                          <w:pPr>
                            <w:spacing w:line="360" w:lineRule="auto"/>
                            <w:ind w:left="0" w:firstLineChars="100" w:firstLine="240"/>
                          </w:pPr>
                        </w:pPrChange>
                      </w:pPr>
                      <w:r>
                        <w:rPr>
                          <w:bCs/>
                          <w:szCs w:val="24"/>
                        </w:rPr>
                        <w:t xml:space="preserve">CMRTC                                                                                                                                          </w:t>
                      </w:r>
                      <w:del w:id="391" w:author="Ajay kumar Chigurla" w:date="2023-09-21T11:55:00Z">
                        <w:r>
                          <w:rPr>
                            <w:bCs/>
                            <w:szCs w:val="24"/>
                          </w:rPr>
                          <w:delText xml:space="preserve">  </w:delText>
                        </w:r>
                      </w:del>
                      <w:r w:rsidR="00000D1A">
                        <w:rPr>
                          <w:bCs/>
                          <w:szCs w:val="24"/>
                        </w:rPr>
                        <w:t>39</w:t>
                      </w:r>
                    </w:p>
                    <w:p w14:paraId="2F891751" w14:textId="77777777" w:rsidR="00863B03" w:rsidRDefault="00863B03" w:rsidP="00863B03"/>
                  </w:txbxContent>
                </v:textbox>
                <w10:wrap type="square" anchorx="margin"/>
              </v:shape>
            </w:pict>
          </mc:Fallback>
        </mc:AlternateContent>
      </w:r>
    </w:p>
    <w:sectPr w:rsidR="00E91F99" w:rsidRPr="00E91F99" w:rsidSect="00377820">
      <w:pgSz w:w="11906" w:h="16838"/>
      <w:pgMar w:top="1440" w:right="1440" w:bottom="1440" w:left="1440" w:header="708" w:footer="708" w:gutter="0"/>
      <w:cols w:space="708"/>
      <w:titlePg/>
      <w:docGrid w:linePitch="360"/>
      <w:sectPrChange w:id="392" w:author="Ajay kumar Chigurla" w:date="2023-09-21T11:55:00Z">
        <w:sectPr w:rsidR="00E91F99" w:rsidRPr="00E91F99" w:rsidSect="00377820">
          <w:pgMar w:top="1440" w:right="1440" w:bottom="1440" w:left="1440" w:header="708" w:footer="708"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87053" w14:textId="77777777" w:rsidR="0089649A" w:rsidRDefault="0089649A" w:rsidP="00A248C5">
      <w:pPr>
        <w:spacing w:after="0" w:line="240" w:lineRule="auto"/>
      </w:pPr>
      <w:r>
        <w:separator/>
      </w:r>
    </w:p>
  </w:endnote>
  <w:endnote w:type="continuationSeparator" w:id="0">
    <w:p w14:paraId="54B5E2E6" w14:textId="77777777" w:rsidR="0089649A" w:rsidRDefault="0089649A" w:rsidP="00A248C5">
      <w:pPr>
        <w:spacing w:after="0" w:line="240" w:lineRule="auto"/>
      </w:pPr>
      <w:r>
        <w:continuationSeparator/>
      </w:r>
    </w:p>
  </w:endnote>
  <w:endnote w:type="continuationNotice" w:id="1">
    <w:p w14:paraId="6BEC1CFD" w14:textId="77777777" w:rsidR="0089649A" w:rsidRDefault="008964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801BC" w14:textId="77777777" w:rsidR="00531DB5" w:rsidRDefault="00531D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56E21" w14:textId="3482F8F8" w:rsidR="00E91F99" w:rsidRDefault="00E91F99">
    <w:pPr>
      <w:pStyle w:val="Footer"/>
      <w:jc w:val="center"/>
      <w:rPr>
        <w:b/>
        <w:bCs/>
      </w:rPr>
    </w:pPr>
  </w:p>
  <w:p w14:paraId="37E8BAD2" w14:textId="77777777" w:rsidR="0068756F" w:rsidRDefault="0068756F">
    <w:pPr>
      <w:pStyle w:val="Footer"/>
      <w:jc w:val="center"/>
      <w:rPr>
        <w:b/>
        <w:bCs/>
      </w:rPr>
    </w:pPr>
  </w:p>
  <w:p w14:paraId="08C5D5CC" w14:textId="77777777" w:rsidR="0068756F" w:rsidRDefault="0068756F">
    <w:pPr>
      <w:pStyle w:val="Footer"/>
      <w:jc w:val="center"/>
      <w:rPr>
        <w:b/>
        <w:bCs/>
      </w:rPr>
    </w:pPr>
  </w:p>
  <w:p w14:paraId="07BEAE46" w14:textId="77777777" w:rsidR="00E91F99" w:rsidRDefault="00E91F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2BCBB" w14:textId="77777777" w:rsidR="00531DB5" w:rsidRDefault="00531D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9D292" w14:textId="77777777" w:rsidR="0089649A" w:rsidRDefault="0089649A" w:rsidP="00A248C5">
      <w:pPr>
        <w:spacing w:after="0" w:line="240" w:lineRule="auto"/>
      </w:pPr>
      <w:r>
        <w:separator/>
      </w:r>
    </w:p>
  </w:footnote>
  <w:footnote w:type="continuationSeparator" w:id="0">
    <w:p w14:paraId="18AC22A9" w14:textId="77777777" w:rsidR="0089649A" w:rsidRDefault="0089649A" w:rsidP="00A248C5">
      <w:pPr>
        <w:spacing w:after="0" w:line="240" w:lineRule="auto"/>
      </w:pPr>
      <w:r>
        <w:continuationSeparator/>
      </w:r>
    </w:p>
  </w:footnote>
  <w:footnote w:type="continuationNotice" w:id="1">
    <w:p w14:paraId="6EB5E198" w14:textId="77777777" w:rsidR="0089649A" w:rsidRDefault="008964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7D2A6" w14:textId="77777777" w:rsidR="00531DB5" w:rsidRDefault="00531D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F718C" w14:textId="6CE64592" w:rsidR="00E91F99" w:rsidRDefault="00E91F99" w:rsidP="00226415">
    <w:pPr>
      <w:pStyle w:val="Header"/>
      <w:jc w:val="center"/>
      <w:rPr>
        <w:del w:id="2" w:author="Ajay kumar Chigurla" w:date="2023-09-21T11:55:00Z"/>
      </w:rPr>
    </w:pPr>
  </w:p>
  <w:p w14:paraId="6AE1F42F" w14:textId="77777777" w:rsidR="00531DB5" w:rsidRDefault="00002C59">
    <w:pPr>
      <w:pStyle w:val="Header"/>
      <w:rPr>
        <w:rPrChange w:id="3" w:author="Ajay kumar Chigurla" w:date="2023-09-21T11:55:00Z">
          <w:rPr>
            <w:sz w:val="21"/>
          </w:rPr>
        </w:rPrChange>
      </w:rPr>
      <w:pPrChange w:id="4" w:author="Ajay kumar Chigurla" w:date="2023-09-21T11:55:00Z">
        <w:pPr>
          <w:pStyle w:val="Header"/>
          <w:jc w:val="center"/>
        </w:pPr>
      </w:pPrChange>
    </w:pPr>
    <w:del w:id="5" w:author="Ajay kumar Chigurla" w:date="2023-09-21T11:55:00Z">
      <w:r>
        <w:rPr>
          <w:b/>
          <w:sz w:val="16"/>
          <w:szCs w:val="16"/>
        </w:rPr>
        <w:delText xml:space="preserve">                                                      </w:delText>
      </w:r>
      <w:r w:rsidRPr="00A248C5">
        <w:rPr>
          <w:b/>
          <w:sz w:val="16"/>
          <w:szCs w:val="16"/>
        </w:rPr>
        <w:delText>DETECTION OF STROKE DISEASE USING  MACHINE LEARNING ALGORITHMS</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62BE6" w14:textId="77777777" w:rsidR="00531DB5" w:rsidRDefault="00531D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149D21"/>
    <w:multiLevelType w:val="multilevel"/>
    <w:tmpl w:val="1C149D21"/>
    <w:lvl w:ilvl="0">
      <w:start w:val="1"/>
      <w:numFmt w:val="decimal"/>
      <w:suff w:val="space"/>
      <w:lvlText w:val="%1."/>
      <w:lvlJc w:val="left"/>
      <w:rPr>
        <w:rFonts w:hint="default"/>
        <w:b/>
        <w:bCs/>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37F5773A"/>
    <w:multiLevelType w:val="hybridMultilevel"/>
    <w:tmpl w:val="FE943894"/>
    <w:lvl w:ilvl="0" w:tplc="7A3237E4">
      <w:start w:val="1"/>
      <w:numFmt w:val="bullet"/>
      <w:lvlText w:val=""/>
      <w:lvlJc w:val="left"/>
      <w:pPr>
        <w:ind w:left="2061" w:hanging="360"/>
      </w:pPr>
      <w:rPr>
        <w:rFonts w:ascii="Wingdings" w:hAnsi="Wingdings"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4" w15:restartNumberingAfterBreak="0">
    <w:nsid w:val="5A194CDB"/>
    <w:multiLevelType w:val="multilevel"/>
    <w:tmpl w:val="5A194CDB"/>
    <w:lvl w:ilvl="0">
      <w:start w:val="1"/>
      <w:numFmt w:val="bullet"/>
      <w:lvlText w:val=""/>
      <w:lvlJc w:val="left"/>
      <w:pPr>
        <w:ind w:left="1430" w:hanging="360"/>
      </w:pPr>
      <w:rPr>
        <w:rFonts w:ascii="Symbol" w:hAnsi="Symbol" w:hint="default"/>
      </w:rPr>
    </w:lvl>
    <w:lvl w:ilvl="1">
      <w:start w:val="1"/>
      <w:numFmt w:val="bullet"/>
      <w:lvlText w:val="o"/>
      <w:lvlJc w:val="left"/>
      <w:pPr>
        <w:ind w:left="2150" w:hanging="360"/>
      </w:pPr>
      <w:rPr>
        <w:rFonts w:ascii="Courier New" w:hAnsi="Courier New" w:cs="Courier New" w:hint="default"/>
      </w:rPr>
    </w:lvl>
    <w:lvl w:ilvl="2">
      <w:start w:val="1"/>
      <w:numFmt w:val="bullet"/>
      <w:lvlText w:val=""/>
      <w:lvlJc w:val="left"/>
      <w:pPr>
        <w:ind w:left="2870" w:hanging="360"/>
      </w:pPr>
      <w:rPr>
        <w:rFonts w:ascii="Wingdings" w:hAnsi="Wingdings" w:hint="default"/>
      </w:rPr>
    </w:lvl>
    <w:lvl w:ilvl="3">
      <w:start w:val="1"/>
      <w:numFmt w:val="bullet"/>
      <w:lvlText w:val=""/>
      <w:lvlJc w:val="left"/>
      <w:pPr>
        <w:ind w:left="3590" w:hanging="360"/>
      </w:pPr>
      <w:rPr>
        <w:rFonts w:ascii="Symbol" w:hAnsi="Symbol" w:hint="default"/>
      </w:rPr>
    </w:lvl>
    <w:lvl w:ilvl="4">
      <w:start w:val="1"/>
      <w:numFmt w:val="bullet"/>
      <w:lvlText w:val="o"/>
      <w:lvlJc w:val="left"/>
      <w:pPr>
        <w:ind w:left="4310" w:hanging="360"/>
      </w:pPr>
      <w:rPr>
        <w:rFonts w:ascii="Courier New" w:hAnsi="Courier New" w:cs="Courier New" w:hint="default"/>
      </w:rPr>
    </w:lvl>
    <w:lvl w:ilvl="5">
      <w:start w:val="1"/>
      <w:numFmt w:val="bullet"/>
      <w:lvlText w:val=""/>
      <w:lvlJc w:val="left"/>
      <w:pPr>
        <w:ind w:left="5030" w:hanging="360"/>
      </w:pPr>
      <w:rPr>
        <w:rFonts w:ascii="Wingdings" w:hAnsi="Wingdings" w:hint="default"/>
      </w:rPr>
    </w:lvl>
    <w:lvl w:ilvl="6">
      <w:start w:val="1"/>
      <w:numFmt w:val="bullet"/>
      <w:lvlText w:val=""/>
      <w:lvlJc w:val="left"/>
      <w:pPr>
        <w:ind w:left="5750" w:hanging="360"/>
      </w:pPr>
      <w:rPr>
        <w:rFonts w:ascii="Symbol" w:hAnsi="Symbol" w:hint="default"/>
      </w:rPr>
    </w:lvl>
    <w:lvl w:ilvl="7">
      <w:start w:val="1"/>
      <w:numFmt w:val="bullet"/>
      <w:lvlText w:val="o"/>
      <w:lvlJc w:val="left"/>
      <w:pPr>
        <w:ind w:left="6470" w:hanging="360"/>
      </w:pPr>
      <w:rPr>
        <w:rFonts w:ascii="Courier New" w:hAnsi="Courier New" w:cs="Courier New" w:hint="default"/>
      </w:rPr>
    </w:lvl>
    <w:lvl w:ilvl="8">
      <w:start w:val="1"/>
      <w:numFmt w:val="bullet"/>
      <w:lvlText w:val=""/>
      <w:lvlJc w:val="left"/>
      <w:pPr>
        <w:ind w:left="7190" w:hanging="360"/>
      </w:pPr>
      <w:rPr>
        <w:rFonts w:ascii="Wingdings" w:hAnsi="Wingdings" w:hint="default"/>
      </w:rPr>
    </w:lvl>
  </w:abstractNum>
  <w:abstractNum w:abstractNumId="5" w15:restartNumberingAfterBreak="0">
    <w:nsid w:val="5F3B0671"/>
    <w:multiLevelType w:val="singleLevel"/>
    <w:tmpl w:val="5F3B0671"/>
    <w:lvl w:ilvl="0">
      <w:start w:val="4"/>
      <w:numFmt w:val="decimal"/>
      <w:suff w:val="space"/>
      <w:lvlText w:val="[%1]"/>
      <w:lvlJc w:val="left"/>
    </w:lvl>
  </w:abstractNum>
  <w:abstractNum w:abstractNumId="6" w15:restartNumberingAfterBreak="0">
    <w:nsid w:val="6F170519"/>
    <w:multiLevelType w:val="hybridMultilevel"/>
    <w:tmpl w:val="D03E51E2"/>
    <w:lvl w:ilvl="0" w:tplc="142E8C9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798110CE"/>
    <w:multiLevelType w:val="multilevel"/>
    <w:tmpl w:val="798110C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7A3237E4"/>
    <w:multiLevelType w:val="singleLevel"/>
    <w:tmpl w:val="7A3237E4"/>
    <w:lvl w:ilvl="0">
      <w:start w:val="1"/>
      <w:numFmt w:val="bullet"/>
      <w:lvlText w:val=""/>
      <w:lvlJc w:val="left"/>
      <w:pPr>
        <w:tabs>
          <w:tab w:val="left" w:pos="1260"/>
        </w:tabs>
        <w:ind w:left="1260" w:hanging="420"/>
      </w:pPr>
      <w:rPr>
        <w:rFonts w:ascii="Wingdings" w:hAnsi="Wingdings" w:hint="default"/>
      </w:rPr>
    </w:lvl>
  </w:abstractNum>
  <w:abstractNum w:abstractNumId="9" w15:restartNumberingAfterBreak="0">
    <w:nsid w:val="7E5D04A9"/>
    <w:multiLevelType w:val="multilevel"/>
    <w:tmpl w:val="7E5D04A9"/>
    <w:lvl w:ilvl="0">
      <w:start w:val="1"/>
      <w:numFmt w:val="decimal"/>
      <w:lvlText w:val="%1."/>
      <w:lvlJc w:val="left"/>
      <w:pPr>
        <w:ind w:left="2000" w:hanging="740"/>
      </w:pPr>
      <w:rPr>
        <w:rFonts w:hint="default"/>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10" w15:restartNumberingAfterBreak="0">
    <w:nsid w:val="7E9200A8"/>
    <w:multiLevelType w:val="multilevel"/>
    <w:tmpl w:val="7E9200A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320231746">
    <w:abstractNumId w:val="2"/>
  </w:num>
  <w:num w:numId="2" w16cid:durableId="1972396322">
    <w:abstractNumId w:val="9"/>
  </w:num>
  <w:num w:numId="3" w16cid:durableId="325287255">
    <w:abstractNumId w:val="8"/>
  </w:num>
  <w:num w:numId="4" w16cid:durableId="282082399">
    <w:abstractNumId w:val="3"/>
  </w:num>
  <w:num w:numId="5" w16cid:durableId="157043082">
    <w:abstractNumId w:val="6"/>
  </w:num>
  <w:num w:numId="6" w16cid:durableId="1896354641">
    <w:abstractNumId w:val="7"/>
  </w:num>
  <w:num w:numId="7" w16cid:durableId="1088888353">
    <w:abstractNumId w:val="10"/>
  </w:num>
  <w:num w:numId="8" w16cid:durableId="1034236824">
    <w:abstractNumId w:val="1"/>
  </w:num>
  <w:num w:numId="9" w16cid:durableId="1911846557">
    <w:abstractNumId w:val="0"/>
  </w:num>
  <w:num w:numId="10" w16cid:durableId="1782991042">
    <w:abstractNumId w:val="4"/>
  </w:num>
  <w:num w:numId="11" w16cid:durableId="43143506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jay kumar Chigurla">
    <w15:presenceInfo w15:providerId="Windows Live" w15:userId="90c8fb0c819eba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920"/>
    <w:rsid w:val="00000D1A"/>
    <w:rsid w:val="000024FD"/>
    <w:rsid w:val="00002C59"/>
    <w:rsid w:val="00055734"/>
    <w:rsid w:val="00092D5F"/>
    <w:rsid w:val="00095125"/>
    <w:rsid w:val="000A255F"/>
    <w:rsid w:val="000D295A"/>
    <w:rsid w:val="001059FD"/>
    <w:rsid w:val="001B538B"/>
    <w:rsid w:val="001D42A0"/>
    <w:rsid w:val="001D6264"/>
    <w:rsid w:val="00226415"/>
    <w:rsid w:val="00360CDE"/>
    <w:rsid w:val="00377820"/>
    <w:rsid w:val="003A5EC4"/>
    <w:rsid w:val="003B63FE"/>
    <w:rsid w:val="00445AC9"/>
    <w:rsid w:val="00450B91"/>
    <w:rsid w:val="0050767E"/>
    <w:rsid w:val="00531DB5"/>
    <w:rsid w:val="00607000"/>
    <w:rsid w:val="0061098D"/>
    <w:rsid w:val="00637415"/>
    <w:rsid w:val="0068756F"/>
    <w:rsid w:val="006B176A"/>
    <w:rsid w:val="00755684"/>
    <w:rsid w:val="00827286"/>
    <w:rsid w:val="00863B03"/>
    <w:rsid w:val="0089649A"/>
    <w:rsid w:val="008B3E7E"/>
    <w:rsid w:val="008F3AEA"/>
    <w:rsid w:val="009477AB"/>
    <w:rsid w:val="009858B5"/>
    <w:rsid w:val="009924B2"/>
    <w:rsid w:val="00995FB7"/>
    <w:rsid w:val="009D2D21"/>
    <w:rsid w:val="00A248C5"/>
    <w:rsid w:val="00A9363A"/>
    <w:rsid w:val="00AA2FE7"/>
    <w:rsid w:val="00AD58D8"/>
    <w:rsid w:val="00B06C73"/>
    <w:rsid w:val="00B50D0A"/>
    <w:rsid w:val="00BA6246"/>
    <w:rsid w:val="00C26F60"/>
    <w:rsid w:val="00CE631C"/>
    <w:rsid w:val="00DB11FD"/>
    <w:rsid w:val="00DB2235"/>
    <w:rsid w:val="00DD624A"/>
    <w:rsid w:val="00E21920"/>
    <w:rsid w:val="00E67FE9"/>
    <w:rsid w:val="00E91F99"/>
    <w:rsid w:val="00F00378"/>
    <w:rsid w:val="00F1186F"/>
    <w:rsid w:val="00F51261"/>
    <w:rsid w:val="00F66F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7113F8F"/>
  <w15:chartTrackingRefBased/>
  <w15:docId w15:val="{1576186C-EBF8-4074-AB5F-D1B45DDAD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920"/>
    <w:pPr>
      <w:spacing w:after="4" w:line="269" w:lineRule="auto"/>
      <w:ind w:left="720" w:right="8" w:hanging="10"/>
      <w:jc w:val="both"/>
    </w:pPr>
    <w:rPr>
      <w:rFonts w:ascii="Times New Roman" w:eastAsia="Times New Roman" w:hAnsi="Times New Roman" w:cs="Times New Roman"/>
      <w:color w:val="000000"/>
      <w:kern w:val="0"/>
      <w:sz w:val="24"/>
      <w:lang w:val="en-US"/>
      <w14:ligatures w14:val="none"/>
    </w:rPr>
  </w:style>
  <w:style w:type="paragraph" w:styleId="Heading1">
    <w:name w:val="heading 1"/>
    <w:basedOn w:val="Normal"/>
    <w:next w:val="Normal"/>
    <w:link w:val="Heading1Char"/>
    <w:uiPriority w:val="9"/>
    <w:qFormat/>
    <w:rsid w:val="00E219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E21920"/>
    <w:pPr>
      <w:keepNext/>
      <w:keepLines/>
      <w:spacing w:after="0"/>
      <w:ind w:left="706" w:hanging="10"/>
      <w:outlineLvl w:val="1"/>
    </w:pPr>
    <w:rPr>
      <w:rFonts w:ascii="Times New Roman" w:eastAsia="Times New Roman" w:hAnsi="Times New Roman" w:cs="Times New Roman"/>
      <w:b/>
      <w:color w:val="000000"/>
      <w:kern w:val="0"/>
      <w:sz w:val="28"/>
      <w:lang w:val="en-US"/>
      <w14:ligatures w14:val="none"/>
    </w:rPr>
  </w:style>
  <w:style w:type="paragraph" w:styleId="Heading3">
    <w:name w:val="heading 3"/>
    <w:basedOn w:val="Normal"/>
    <w:next w:val="Normal"/>
    <w:link w:val="Heading3Char"/>
    <w:uiPriority w:val="9"/>
    <w:unhideWhenUsed/>
    <w:qFormat/>
    <w:rsid w:val="00E21920"/>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uiPriority w:val="9"/>
    <w:unhideWhenUsed/>
    <w:qFormat/>
    <w:rsid w:val="00360C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CE631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631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920"/>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qFormat/>
    <w:rsid w:val="00E21920"/>
    <w:rPr>
      <w:rFonts w:ascii="Times New Roman" w:eastAsia="Times New Roman" w:hAnsi="Times New Roman" w:cs="Times New Roman"/>
      <w:b/>
      <w:color w:val="000000"/>
      <w:kern w:val="0"/>
      <w:sz w:val="28"/>
      <w:lang w:val="en-US"/>
      <w14:ligatures w14:val="none"/>
    </w:rPr>
  </w:style>
  <w:style w:type="character" w:customStyle="1" w:styleId="Heading3Char">
    <w:name w:val="Heading 3 Char"/>
    <w:basedOn w:val="DefaultParagraphFont"/>
    <w:link w:val="Heading3"/>
    <w:uiPriority w:val="9"/>
    <w:rsid w:val="00E21920"/>
    <w:rPr>
      <w:rFonts w:asciiTheme="majorHAnsi" w:eastAsiaTheme="majorEastAsia" w:hAnsiTheme="majorHAnsi" w:cstheme="majorBidi"/>
      <w:color w:val="1F3864" w:themeColor="accent1" w:themeShade="80"/>
      <w:kern w:val="0"/>
      <w:sz w:val="24"/>
      <w:szCs w:val="24"/>
      <w:lang w:val="en-US"/>
      <w14:ligatures w14:val="none"/>
    </w:rPr>
  </w:style>
  <w:style w:type="paragraph" w:styleId="Footer">
    <w:name w:val="footer"/>
    <w:basedOn w:val="Normal"/>
    <w:link w:val="FooterChar"/>
    <w:uiPriority w:val="99"/>
    <w:unhideWhenUsed/>
    <w:qFormat/>
    <w:rsid w:val="00E21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1920"/>
    <w:rPr>
      <w:rFonts w:ascii="Times New Roman" w:eastAsia="Times New Roman" w:hAnsi="Times New Roman" w:cs="Times New Roman"/>
      <w:color w:val="000000"/>
      <w:kern w:val="0"/>
      <w:sz w:val="24"/>
      <w:lang w:val="en-US"/>
      <w14:ligatures w14:val="none"/>
    </w:rPr>
  </w:style>
  <w:style w:type="paragraph" w:styleId="Header">
    <w:name w:val="header"/>
    <w:basedOn w:val="Normal"/>
    <w:link w:val="HeaderChar"/>
    <w:uiPriority w:val="99"/>
    <w:unhideWhenUsed/>
    <w:qFormat/>
    <w:rsid w:val="00E21920"/>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E21920"/>
    <w:rPr>
      <w:rFonts w:ascii="Times New Roman" w:eastAsia="Times New Roman" w:hAnsi="Times New Roman" w:cs="Times New Roman"/>
      <w:color w:val="000000"/>
      <w:kern w:val="0"/>
      <w:sz w:val="24"/>
      <w:lang w:val="en-US"/>
      <w14:ligatures w14:val="none"/>
    </w:rPr>
  </w:style>
  <w:style w:type="table" w:styleId="TableGrid">
    <w:name w:val="Table Grid"/>
    <w:basedOn w:val="TableNormal"/>
    <w:uiPriority w:val="39"/>
    <w:qFormat/>
    <w:rsid w:val="00E21920"/>
    <w:pPr>
      <w:spacing w:after="0" w:line="240" w:lineRule="auto"/>
    </w:pPr>
    <w:rPr>
      <w:rFonts w:ascii="Times New Roman" w:eastAsiaTheme="minorEastAsia" w:hAnsi="Times New Roman" w:cs="Times New Roman"/>
      <w:kern w:val="0"/>
      <w:sz w:val="20"/>
      <w:szCs w:val="20"/>
      <w:lang w:val="en-US"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E21920"/>
    <w:pPr>
      <w:spacing w:after="0" w:line="240" w:lineRule="auto"/>
    </w:pPr>
    <w:rPr>
      <w:rFonts w:ascii="Times New Roman" w:eastAsiaTheme="minorEastAsia" w:hAnsi="Times New Roman" w:cs="Times New Roman"/>
      <w:kern w:val="0"/>
      <w:sz w:val="20"/>
      <w:szCs w:val="20"/>
      <w:lang w:val="en-US" w:eastAsia="en-IN"/>
      <w14:ligatures w14:val="none"/>
    </w:rPr>
    <w:tblPr>
      <w:tblCellMar>
        <w:top w:w="0" w:type="dxa"/>
        <w:left w:w="0" w:type="dxa"/>
        <w:bottom w:w="0" w:type="dxa"/>
        <w:right w:w="0" w:type="dxa"/>
      </w:tblCellMar>
    </w:tblPr>
  </w:style>
  <w:style w:type="paragraph" w:styleId="ListParagraph">
    <w:name w:val="List Paragraph"/>
    <w:basedOn w:val="Normal"/>
    <w:uiPriority w:val="34"/>
    <w:qFormat/>
    <w:rsid w:val="00E21920"/>
    <w:pPr>
      <w:contextualSpacing/>
    </w:pPr>
  </w:style>
  <w:style w:type="character" w:customStyle="1" w:styleId="Heading4Char">
    <w:name w:val="Heading 4 Char"/>
    <w:basedOn w:val="DefaultParagraphFont"/>
    <w:link w:val="Heading4"/>
    <w:uiPriority w:val="9"/>
    <w:rsid w:val="00360CDE"/>
    <w:rPr>
      <w:rFonts w:asciiTheme="majorHAnsi" w:eastAsiaTheme="majorEastAsia" w:hAnsiTheme="majorHAnsi" w:cstheme="majorBidi"/>
      <w:i/>
      <w:iCs/>
      <w:color w:val="2F5496" w:themeColor="accent1" w:themeShade="BF"/>
      <w:kern w:val="0"/>
      <w:sz w:val="24"/>
      <w:lang w:val="en-US"/>
      <w14:ligatures w14:val="none"/>
    </w:rPr>
  </w:style>
  <w:style w:type="character" w:styleId="Hyperlink">
    <w:name w:val="Hyperlink"/>
    <w:basedOn w:val="DefaultParagraphFont"/>
    <w:uiPriority w:val="99"/>
    <w:unhideWhenUsed/>
    <w:qFormat/>
    <w:rsid w:val="006B176A"/>
    <w:rPr>
      <w:color w:val="0563C1" w:themeColor="hyperlink"/>
      <w:u w:val="single"/>
    </w:rPr>
  </w:style>
  <w:style w:type="paragraph" w:styleId="NormalWeb">
    <w:name w:val="Normal (Web)"/>
    <w:basedOn w:val="Normal"/>
    <w:uiPriority w:val="99"/>
    <w:semiHidden/>
    <w:unhideWhenUsed/>
    <w:rsid w:val="00092D5F"/>
    <w:pPr>
      <w:spacing w:before="100" w:beforeAutospacing="1" w:after="100" w:afterAutospacing="1" w:line="240" w:lineRule="auto"/>
      <w:ind w:left="0" w:right="0" w:firstLine="0"/>
      <w:jc w:val="left"/>
    </w:pPr>
    <w:rPr>
      <w:color w:val="auto"/>
      <w:szCs w:val="24"/>
      <w:lang w:val="en-IN" w:eastAsia="en-IN"/>
    </w:rPr>
  </w:style>
  <w:style w:type="character" w:customStyle="1" w:styleId="Heading7Char">
    <w:name w:val="Heading 7 Char"/>
    <w:basedOn w:val="DefaultParagraphFont"/>
    <w:link w:val="Heading7"/>
    <w:uiPriority w:val="9"/>
    <w:semiHidden/>
    <w:rsid w:val="00CE631C"/>
    <w:rPr>
      <w:rFonts w:asciiTheme="majorHAnsi" w:eastAsiaTheme="majorEastAsia" w:hAnsiTheme="majorHAnsi" w:cstheme="majorBidi"/>
      <w:i/>
      <w:iCs/>
      <w:color w:val="1F3763" w:themeColor="accent1" w:themeShade="7F"/>
      <w:kern w:val="0"/>
      <w:sz w:val="24"/>
      <w:lang w:val="en-US"/>
      <w14:ligatures w14:val="none"/>
    </w:rPr>
  </w:style>
  <w:style w:type="character" w:customStyle="1" w:styleId="Heading8Char">
    <w:name w:val="Heading 8 Char"/>
    <w:basedOn w:val="DefaultParagraphFont"/>
    <w:link w:val="Heading8"/>
    <w:uiPriority w:val="9"/>
    <w:semiHidden/>
    <w:rsid w:val="00CE631C"/>
    <w:rPr>
      <w:rFonts w:asciiTheme="majorHAnsi" w:eastAsiaTheme="majorEastAsia" w:hAnsiTheme="majorHAnsi" w:cstheme="majorBidi"/>
      <w:color w:val="272727" w:themeColor="text1" w:themeTint="D8"/>
      <w:kern w:val="0"/>
      <w:sz w:val="21"/>
      <w:szCs w:val="21"/>
      <w:lang w:val="en-US"/>
      <w14:ligatures w14:val="none"/>
    </w:rPr>
  </w:style>
  <w:style w:type="paragraph" w:styleId="BodyText">
    <w:name w:val="Body Text"/>
    <w:basedOn w:val="Normal"/>
    <w:link w:val="BodyTextChar"/>
    <w:uiPriority w:val="99"/>
    <w:semiHidden/>
    <w:unhideWhenUsed/>
    <w:qFormat/>
    <w:rsid w:val="00CE631C"/>
    <w:pPr>
      <w:spacing w:before="100" w:beforeAutospacing="1" w:after="120" w:line="273" w:lineRule="auto"/>
      <w:ind w:left="0" w:right="0" w:firstLine="0"/>
      <w:jc w:val="left"/>
    </w:pPr>
    <w:rPr>
      <w:rFonts w:ascii="Calibri" w:hAnsi="Calibri"/>
      <w:color w:val="auto"/>
      <w:sz w:val="22"/>
    </w:rPr>
  </w:style>
  <w:style w:type="character" w:customStyle="1" w:styleId="BodyTextChar">
    <w:name w:val="Body Text Char"/>
    <w:basedOn w:val="DefaultParagraphFont"/>
    <w:link w:val="BodyText"/>
    <w:uiPriority w:val="99"/>
    <w:semiHidden/>
    <w:rsid w:val="00CE631C"/>
    <w:rPr>
      <w:rFonts w:ascii="Calibri" w:eastAsia="Times New Roman" w:hAnsi="Calibri" w:cs="Times New Roman"/>
      <w:kern w:val="0"/>
      <w:lang w:val="en-US"/>
      <w14:ligatures w14:val="none"/>
    </w:rPr>
  </w:style>
  <w:style w:type="paragraph" w:styleId="Revision">
    <w:name w:val="Revision"/>
    <w:hidden/>
    <w:uiPriority w:val="99"/>
    <w:semiHidden/>
    <w:rsid w:val="00531DB5"/>
    <w:pPr>
      <w:spacing w:after="0" w:line="240" w:lineRule="auto"/>
    </w:pPr>
    <w:rPr>
      <w:rFonts w:ascii="Times New Roman" w:eastAsia="Times New Roman" w:hAnsi="Times New Roman" w:cs="Times New Roman"/>
      <w:color w:val="000000"/>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30923">
      <w:bodyDiv w:val="1"/>
      <w:marLeft w:val="0"/>
      <w:marRight w:val="0"/>
      <w:marTop w:val="0"/>
      <w:marBottom w:val="0"/>
      <w:divBdr>
        <w:top w:val="none" w:sz="0" w:space="0" w:color="auto"/>
        <w:left w:val="none" w:sz="0" w:space="0" w:color="auto"/>
        <w:bottom w:val="none" w:sz="0" w:space="0" w:color="auto"/>
        <w:right w:val="none" w:sz="0" w:space="0" w:color="auto"/>
      </w:divBdr>
    </w:div>
    <w:div w:id="115375342">
      <w:bodyDiv w:val="1"/>
      <w:marLeft w:val="0"/>
      <w:marRight w:val="0"/>
      <w:marTop w:val="0"/>
      <w:marBottom w:val="0"/>
      <w:divBdr>
        <w:top w:val="none" w:sz="0" w:space="0" w:color="auto"/>
        <w:left w:val="none" w:sz="0" w:space="0" w:color="auto"/>
        <w:bottom w:val="none" w:sz="0" w:space="0" w:color="auto"/>
        <w:right w:val="none" w:sz="0" w:space="0" w:color="auto"/>
      </w:divBdr>
    </w:div>
    <w:div w:id="134418026">
      <w:bodyDiv w:val="1"/>
      <w:marLeft w:val="0"/>
      <w:marRight w:val="0"/>
      <w:marTop w:val="0"/>
      <w:marBottom w:val="0"/>
      <w:divBdr>
        <w:top w:val="none" w:sz="0" w:space="0" w:color="auto"/>
        <w:left w:val="none" w:sz="0" w:space="0" w:color="auto"/>
        <w:bottom w:val="none" w:sz="0" w:space="0" w:color="auto"/>
        <w:right w:val="none" w:sz="0" w:space="0" w:color="auto"/>
      </w:divBdr>
      <w:divsChild>
        <w:div w:id="1299532622">
          <w:marLeft w:val="547"/>
          <w:marRight w:val="0"/>
          <w:marTop w:val="0"/>
          <w:marBottom w:val="0"/>
          <w:divBdr>
            <w:top w:val="none" w:sz="0" w:space="0" w:color="auto"/>
            <w:left w:val="none" w:sz="0" w:space="0" w:color="auto"/>
            <w:bottom w:val="none" w:sz="0" w:space="0" w:color="auto"/>
            <w:right w:val="none" w:sz="0" w:space="0" w:color="auto"/>
          </w:divBdr>
        </w:div>
      </w:divsChild>
    </w:div>
    <w:div w:id="169879794">
      <w:bodyDiv w:val="1"/>
      <w:marLeft w:val="0"/>
      <w:marRight w:val="0"/>
      <w:marTop w:val="0"/>
      <w:marBottom w:val="0"/>
      <w:divBdr>
        <w:top w:val="none" w:sz="0" w:space="0" w:color="auto"/>
        <w:left w:val="none" w:sz="0" w:space="0" w:color="auto"/>
        <w:bottom w:val="none" w:sz="0" w:space="0" w:color="auto"/>
        <w:right w:val="none" w:sz="0" w:space="0" w:color="auto"/>
      </w:divBdr>
    </w:div>
    <w:div w:id="196354145">
      <w:bodyDiv w:val="1"/>
      <w:marLeft w:val="0"/>
      <w:marRight w:val="0"/>
      <w:marTop w:val="0"/>
      <w:marBottom w:val="0"/>
      <w:divBdr>
        <w:top w:val="none" w:sz="0" w:space="0" w:color="auto"/>
        <w:left w:val="none" w:sz="0" w:space="0" w:color="auto"/>
        <w:bottom w:val="none" w:sz="0" w:space="0" w:color="auto"/>
        <w:right w:val="none" w:sz="0" w:space="0" w:color="auto"/>
      </w:divBdr>
    </w:div>
    <w:div w:id="317392763">
      <w:bodyDiv w:val="1"/>
      <w:marLeft w:val="0"/>
      <w:marRight w:val="0"/>
      <w:marTop w:val="0"/>
      <w:marBottom w:val="0"/>
      <w:divBdr>
        <w:top w:val="none" w:sz="0" w:space="0" w:color="auto"/>
        <w:left w:val="none" w:sz="0" w:space="0" w:color="auto"/>
        <w:bottom w:val="none" w:sz="0" w:space="0" w:color="auto"/>
        <w:right w:val="none" w:sz="0" w:space="0" w:color="auto"/>
      </w:divBdr>
    </w:div>
    <w:div w:id="391077785">
      <w:bodyDiv w:val="1"/>
      <w:marLeft w:val="0"/>
      <w:marRight w:val="0"/>
      <w:marTop w:val="0"/>
      <w:marBottom w:val="0"/>
      <w:divBdr>
        <w:top w:val="none" w:sz="0" w:space="0" w:color="auto"/>
        <w:left w:val="none" w:sz="0" w:space="0" w:color="auto"/>
        <w:bottom w:val="none" w:sz="0" w:space="0" w:color="auto"/>
        <w:right w:val="none" w:sz="0" w:space="0" w:color="auto"/>
      </w:divBdr>
    </w:div>
    <w:div w:id="550269617">
      <w:bodyDiv w:val="1"/>
      <w:marLeft w:val="0"/>
      <w:marRight w:val="0"/>
      <w:marTop w:val="0"/>
      <w:marBottom w:val="0"/>
      <w:divBdr>
        <w:top w:val="none" w:sz="0" w:space="0" w:color="auto"/>
        <w:left w:val="none" w:sz="0" w:space="0" w:color="auto"/>
        <w:bottom w:val="none" w:sz="0" w:space="0" w:color="auto"/>
        <w:right w:val="none" w:sz="0" w:space="0" w:color="auto"/>
      </w:divBdr>
    </w:div>
    <w:div w:id="721178072">
      <w:bodyDiv w:val="1"/>
      <w:marLeft w:val="0"/>
      <w:marRight w:val="0"/>
      <w:marTop w:val="0"/>
      <w:marBottom w:val="0"/>
      <w:divBdr>
        <w:top w:val="none" w:sz="0" w:space="0" w:color="auto"/>
        <w:left w:val="none" w:sz="0" w:space="0" w:color="auto"/>
        <w:bottom w:val="none" w:sz="0" w:space="0" w:color="auto"/>
        <w:right w:val="none" w:sz="0" w:space="0" w:color="auto"/>
      </w:divBdr>
    </w:div>
    <w:div w:id="785781753">
      <w:bodyDiv w:val="1"/>
      <w:marLeft w:val="0"/>
      <w:marRight w:val="0"/>
      <w:marTop w:val="0"/>
      <w:marBottom w:val="0"/>
      <w:divBdr>
        <w:top w:val="none" w:sz="0" w:space="0" w:color="auto"/>
        <w:left w:val="none" w:sz="0" w:space="0" w:color="auto"/>
        <w:bottom w:val="none" w:sz="0" w:space="0" w:color="auto"/>
        <w:right w:val="none" w:sz="0" w:space="0" w:color="auto"/>
      </w:divBdr>
    </w:div>
    <w:div w:id="845170173">
      <w:bodyDiv w:val="1"/>
      <w:marLeft w:val="0"/>
      <w:marRight w:val="0"/>
      <w:marTop w:val="0"/>
      <w:marBottom w:val="0"/>
      <w:divBdr>
        <w:top w:val="none" w:sz="0" w:space="0" w:color="auto"/>
        <w:left w:val="none" w:sz="0" w:space="0" w:color="auto"/>
        <w:bottom w:val="none" w:sz="0" w:space="0" w:color="auto"/>
        <w:right w:val="none" w:sz="0" w:space="0" w:color="auto"/>
      </w:divBdr>
    </w:div>
    <w:div w:id="866603335">
      <w:bodyDiv w:val="1"/>
      <w:marLeft w:val="0"/>
      <w:marRight w:val="0"/>
      <w:marTop w:val="0"/>
      <w:marBottom w:val="0"/>
      <w:divBdr>
        <w:top w:val="none" w:sz="0" w:space="0" w:color="auto"/>
        <w:left w:val="none" w:sz="0" w:space="0" w:color="auto"/>
        <w:bottom w:val="none" w:sz="0" w:space="0" w:color="auto"/>
        <w:right w:val="none" w:sz="0" w:space="0" w:color="auto"/>
      </w:divBdr>
    </w:div>
    <w:div w:id="1017996879">
      <w:bodyDiv w:val="1"/>
      <w:marLeft w:val="0"/>
      <w:marRight w:val="0"/>
      <w:marTop w:val="0"/>
      <w:marBottom w:val="0"/>
      <w:divBdr>
        <w:top w:val="none" w:sz="0" w:space="0" w:color="auto"/>
        <w:left w:val="none" w:sz="0" w:space="0" w:color="auto"/>
        <w:bottom w:val="none" w:sz="0" w:space="0" w:color="auto"/>
        <w:right w:val="none" w:sz="0" w:space="0" w:color="auto"/>
      </w:divBdr>
    </w:div>
    <w:div w:id="1055616492">
      <w:bodyDiv w:val="1"/>
      <w:marLeft w:val="0"/>
      <w:marRight w:val="0"/>
      <w:marTop w:val="0"/>
      <w:marBottom w:val="0"/>
      <w:divBdr>
        <w:top w:val="none" w:sz="0" w:space="0" w:color="auto"/>
        <w:left w:val="none" w:sz="0" w:space="0" w:color="auto"/>
        <w:bottom w:val="none" w:sz="0" w:space="0" w:color="auto"/>
        <w:right w:val="none" w:sz="0" w:space="0" w:color="auto"/>
      </w:divBdr>
      <w:divsChild>
        <w:div w:id="1150101961">
          <w:marLeft w:val="547"/>
          <w:marRight w:val="0"/>
          <w:marTop w:val="200"/>
          <w:marBottom w:val="0"/>
          <w:divBdr>
            <w:top w:val="none" w:sz="0" w:space="0" w:color="auto"/>
            <w:left w:val="none" w:sz="0" w:space="0" w:color="auto"/>
            <w:bottom w:val="none" w:sz="0" w:space="0" w:color="auto"/>
            <w:right w:val="none" w:sz="0" w:space="0" w:color="auto"/>
          </w:divBdr>
        </w:div>
        <w:div w:id="1713725961">
          <w:marLeft w:val="547"/>
          <w:marRight w:val="0"/>
          <w:marTop w:val="200"/>
          <w:marBottom w:val="0"/>
          <w:divBdr>
            <w:top w:val="none" w:sz="0" w:space="0" w:color="auto"/>
            <w:left w:val="none" w:sz="0" w:space="0" w:color="auto"/>
            <w:bottom w:val="none" w:sz="0" w:space="0" w:color="auto"/>
            <w:right w:val="none" w:sz="0" w:space="0" w:color="auto"/>
          </w:divBdr>
        </w:div>
        <w:div w:id="1973778999">
          <w:marLeft w:val="547"/>
          <w:marRight w:val="0"/>
          <w:marTop w:val="200"/>
          <w:marBottom w:val="0"/>
          <w:divBdr>
            <w:top w:val="none" w:sz="0" w:space="0" w:color="auto"/>
            <w:left w:val="none" w:sz="0" w:space="0" w:color="auto"/>
            <w:bottom w:val="none" w:sz="0" w:space="0" w:color="auto"/>
            <w:right w:val="none" w:sz="0" w:space="0" w:color="auto"/>
          </w:divBdr>
        </w:div>
        <w:div w:id="421226421">
          <w:marLeft w:val="547"/>
          <w:marRight w:val="0"/>
          <w:marTop w:val="200"/>
          <w:marBottom w:val="0"/>
          <w:divBdr>
            <w:top w:val="none" w:sz="0" w:space="0" w:color="auto"/>
            <w:left w:val="none" w:sz="0" w:space="0" w:color="auto"/>
            <w:bottom w:val="none" w:sz="0" w:space="0" w:color="auto"/>
            <w:right w:val="none" w:sz="0" w:space="0" w:color="auto"/>
          </w:divBdr>
        </w:div>
      </w:divsChild>
    </w:div>
    <w:div w:id="1096824386">
      <w:bodyDiv w:val="1"/>
      <w:marLeft w:val="0"/>
      <w:marRight w:val="0"/>
      <w:marTop w:val="0"/>
      <w:marBottom w:val="0"/>
      <w:divBdr>
        <w:top w:val="none" w:sz="0" w:space="0" w:color="auto"/>
        <w:left w:val="none" w:sz="0" w:space="0" w:color="auto"/>
        <w:bottom w:val="none" w:sz="0" w:space="0" w:color="auto"/>
        <w:right w:val="none" w:sz="0" w:space="0" w:color="auto"/>
      </w:divBdr>
    </w:div>
    <w:div w:id="1115294094">
      <w:bodyDiv w:val="1"/>
      <w:marLeft w:val="0"/>
      <w:marRight w:val="0"/>
      <w:marTop w:val="0"/>
      <w:marBottom w:val="0"/>
      <w:divBdr>
        <w:top w:val="none" w:sz="0" w:space="0" w:color="auto"/>
        <w:left w:val="none" w:sz="0" w:space="0" w:color="auto"/>
        <w:bottom w:val="none" w:sz="0" w:space="0" w:color="auto"/>
        <w:right w:val="none" w:sz="0" w:space="0" w:color="auto"/>
      </w:divBdr>
    </w:div>
    <w:div w:id="1169784788">
      <w:bodyDiv w:val="1"/>
      <w:marLeft w:val="0"/>
      <w:marRight w:val="0"/>
      <w:marTop w:val="0"/>
      <w:marBottom w:val="0"/>
      <w:divBdr>
        <w:top w:val="none" w:sz="0" w:space="0" w:color="auto"/>
        <w:left w:val="none" w:sz="0" w:space="0" w:color="auto"/>
        <w:bottom w:val="none" w:sz="0" w:space="0" w:color="auto"/>
        <w:right w:val="none" w:sz="0" w:space="0" w:color="auto"/>
      </w:divBdr>
    </w:div>
    <w:div w:id="1172984989">
      <w:bodyDiv w:val="1"/>
      <w:marLeft w:val="0"/>
      <w:marRight w:val="0"/>
      <w:marTop w:val="0"/>
      <w:marBottom w:val="0"/>
      <w:divBdr>
        <w:top w:val="none" w:sz="0" w:space="0" w:color="auto"/>
        <w:left w:val="none" w:sz="0" w:space="0" w:color="auto"/>
        <w:bottom w:val="none" w:sz="0" w:space="0" w:color="auto"/>
        <w:right w:val="none" w:sz="0" w:space="0" w:color="auto"/>
      </w:divBdr>
      <w:divsChild>
        <w:div w:id="1965117444">
          <w:marLeft w:val="547"/>
          <w:marRight w:val="0"/>
          <w:marTop w:val="0"/>
          <w:marBottom w:val="0"/>
          <w:divBdr>
            <w:top w:val="none" w:sz="0" w:space="0" w:color="auto"/>
            <w:left w:val="none" w:sz="0" w:space="0" w:color="auto"/>
            <w:bottom w:val="none" w:sz="0" w:space="0" w:color="auto"/>
            <w:right w:val="none" w:sz="0" w:space="0" w:color="auto"/>
          </w:divBdr>
        </w:div>
      </w:divsChild>
    </w:div>
    <w:div w:id="1197498543">
      <w:bodyDiv w:val="1"/>
      <w:marLeft w:val="0"/>
      <w:marRight w:val="0"/>
      <w:marTop w:val="0"/>
      <w:marBottom w:val="0"/>
      <w:divBdr>
        <w:top w:val="none" w:sz="0" w:space="0" w:color="auto"/>
        <w:left w:val="none" w:sz="0" w:space="0" w:color="auto"/>
        <w:bottom w:val="none" w:sz="0" w:space="0" w:color="auto"/>
        <w:right w:val="none" w:sz="0" w:space="0" w:color="auto"/>
      </w:divBdr>
      <w:divsChild>
        <w:div w:id="367992305">
          <w:marLeft w:val="547"/>
          <w:marRight w:val="0"/>
          <w:marTop w:val="200"/>
          <w:marBottom w:val="0"/>
          <w:divBdr>
            <w:top w:val="none" w:sz="0" w:space="0" w:color="auto"/>
            <w:left w:val="none" w:sz="0" w:space="0" w:color="auto"/>
            <w:bottom w:val="none" w:sz="0" w:space="0" w:color="auto"/>
            <w:right w:val="none" w:sz="0" w:space="0" w:color="auto"/>
          </w:divBdr>
        </w:div>
        <w:div w:id="871109314">
          <w:marLeft w:val="547"/>
          <w:marRight w:val="0"/>
          <w:marTop w:val="200"/>
          <w:marBottom w:val="0"/>
          <w:divBdr>
            <w:top w:val="none" w:sz="0" w:space="0" w:color="auto"/>
            <w:left w:val="none" w:sz="0" w:space="0" w:color="auto"/>
            <w:bottom w:val="none" w:sz="0" w:space="0" w:color="auto"/>
            <w:right w:val="none" w:sz="0" w:space="0" w:color="auto"/>
          </w:divBdr>
        </w:div>
        <w:div w:id="300383483">
          <w:marLeft w:val="547"/>
          <w:marRight w:val="0"/>
          <w:marTop w:val="200"/>
          <w:marBottom w:val="0"/>
          <w:divBdr>
            <w:top w:val="none" w:sz="0" w:space="0" w:color="auto"/>
            <w:left w:val="none" w:sz="0" w:space="0" w:color="auto"/>
            <w:bottom w:val="none" w:sz="0" w:space="0" w:color="auto"/>
            <w:right w:val="none" w:sz="0" w:space="0" w:color="auto"/>
          </w:divBdr>
        </w:div>
        <w:div w:id="448352337">
          <w:marLeft w:val="547"/>
          <w:marRight w:val="0"/>
          <w:marTop w:val="200"/>
          <w:marBottom w:val="0"/>
          <w:divBdr>
            <w:top w:val="none" w:sz="0" w:space="0" w:color="auto"/>
            <w:left w:val="none" w:sz="0" w:space="0" w:color="auto"/>
            <w:bottom w:val="none" w:sz="0" w:space="0" w:color="auto"/>
            <w:right w:val="none" w:sz="0" w:space="0" w:color="auto"/>
          </w:divBdr>
        </w:div>
      </w:divsChild>
    </w:div>
    <w:div w:id="1379087207">
      <w:bodyDiv w:val="1"/>
      <w:marLeft w:val="0"/>
      <w:marRight w:val="0"/>
      <w:marTop w:val="0"/>
      <w:marBottom w:val="0"/>
      <w:divBdr>
        <w:top w:val="none" w:sz="0" w:space="0" w:color="auto"/>
        <w:left w:val="none" w:sz="0" w:space="0" w:color="auto"/>
        <w:bottom w:val="none" w:sz="0" w:space="0" w:color="auto"/>
        <w:right w:val="none" w:sz="0" w:space="0" w:color="auto"/>
      </w:divBdr>
    </w:div>
    <w:div w:id="1489126007">
      <w:bodyDiv w:val="1"/>
      <w:marLeft w:val="0"/>
      <w:marRight w:val="0"/>
      <w:marTop w:val="0"/>
      <w:marBottom w:val="0"/>
      <w:divBdr>
        <w:top w:val="none" w:sz="0" w:space="0" w:color="auto"/>
        <w:left w:val="none" w:sz="0" w:space="0" w:color="auto"/>
        <w:bottom w:val="none" w:sz="0" w:space="0" w:color="auto"/>
        <w:right w:val="none" w:sz="0" w:space="0" w:color="auto"/>
      </w:divBdr>
    </w:div>
    <w:div w:id="1495998315">
      <w:bodyDiv w:val="1"/>
      <w:marLeft w:val="0"/>
      <w:marRight w:val="0"/>
      <w:marTop w:val="0"/>
      <w:marBottom w:val="0"/>
      <w:divBdr>
        <w:top w:val="none" w:sz="0" w:space="0" w:color="auto"/>
        <w:left w:val="none" w:sz="0" w:space="0" w:color="auto"/>
        <w:bottom w:val="none" w:sz="0" w:space="0" w:color="auto"/>
        <w:right w:val="none" w:sz="0" w:space="0" w:color="auto"/>
      </w:divBdr>
    </w:div>
    <w:div w:id="1501651747">
      <w:bodyDiv w:val="1"/>
      <w:marLeft w:val="0"/>
      <w:marRight w:val="0"/>
      <w:marTop w:val="0"/>
      <w:marBottom w:val="0"/>
      <w:divBdr>
        <w:top w:val="none" w:sz="0" w:space="0" w:color="auto"/>
        <w:left w:val="none" w:sz="0" w:space="0" w:color="auto"/>
        <w:bottom w:val="none" w:sz="0" w:space="0" w:color="auto"/>
        <w:right w:val="none" w:sz="0" w:space="0" w:color="auto"/>
      </w:divBdr>
    </w:div>
    <w:div w:id="1531532209">
      <w:bodyDiv w:val="1"/>
      <w:marLeft w:val="0"/>
      <w:marRight w:val="0"/>
      <w:marTop w:val="0"/>
      <w:marBottom w:val="0"/>
      <w:divBdr>
        <w:top w:val="none" w:sz="0" w:space="0" w:color="auto"/>
        <w:left w:val="none" w:sz="0" w:space="0" w:color="auto"/>
        <w:bottom w:val="none" w:sz="0" w:space="0" w:color="auto"/>
        <w:right w:val="none" w:sz="0" w:space="0" w:color="auto"/>
      </w:divBdr>
    </w:div>
    <w:div w:id="1534003815">
      <w:bodyDiv w:val="1"/>
      <w:marLeft w:val="0"/>
      <w:marRight w:val="0"/>
      <w:marTop w:val="0"/>
      <w:marBottom w:val="0"/>
      <w:divBdr>
        <w:top w:val="none" w:sz="0" w:space="0" w:color="auto"/>
        <w:left w:val="none" w:sz="0" w:space="0" w:color="auto"/>
        <w:bottom w:val="none" w:sz="0" w:space="0" w:color="auto"/>
        <w:right w:val="none" w:sz="0" w:space="0" w:color="auto"/>
      </w:divBdr>
    </w:div>
    <w:div w:id="1677002847">
      <w:bodyDiv w:val="1"/>
      <w:marLeft w:val="0"/>
      <w:marRight w:val="0"/>
      <w:marTop w:val="0"/>
      <w:marBottom w:val="0"/>
      <w:divBdr>
        <w:top w:val="none" w:sz="0" w:space="0" w:color="auto"/>
        <w:left w:val="none" w:sz="0" w:space="0" w:color="auto"/>
        <w:bottom w:val="none" w:sz="0" w:space="0" w:color="auto"/>
        <w:right w:val="none" w:sz="0" w:space="0" w:color="auto"/>
      </w:divBdr>
    </w:div>
    <w:div w:id="1700351686">
      <w:bodyDiv w:val="1"/>
      <w:marLeft w:val="0"/>
      <w:marRight w:val="0"/>
      <w:marTop w:val="0"/>
      <w:marBottom w:val="0"/>
      <w:divBdr>
        <w:top w:val="none" w:sz="0" w:space="0" w:color="auto"/>
        <w:left w:val="none" w:sz="0" w:space="0" w:color="auto"/>
        <w:bottom w:val="none" w:sz="0" w:space="0" w:color="auto"/>
        <w:right w:val="none" w:sz="0" w:space="0" w:color="auto"/>
      </w:divBdr>
    </w:div>
    <w:div w:id="1713530323">
      <w:bodyDiv w:val="1"/>
      <w:marLeft w:val="0"/>
      <w:marRight w:val="0"/>
      <w:marTop w:val="0"/>
      <w:marBottom w:val="0"/>
      <w:divBdr>
        <w:top w:val="none" w:sz="0" w:space="0" w:color="auto"/>
        <w:left w:val="none" w:sz="0" w:space="0" w:color="auto"/>
        <w:bottom w:val="none" w:sz="0" w:space="0" w:color="auto"/>
        <w:right w:val="none" w:sz="0" w:space="0" w:color="auto"/>
      </w:divBdr>
    </w:div>
    <w:div w:id="1893734226">
      <w:bodyDiv w:val="1"/>
      <w:marLeft w:val="0"/>
      <w:marRight w:val="0"/>
      <w:marTop w:val="0"/>
      <w:marBottom w:val="0"/>
      <w:divBdr>
        <w:top w:val="none" w:sz="0" w:space="0" w:color="auto"/>
        <w:left w:val="none" w:sz="0" w:space="0" w:color="auto"/>
        <w:bottom w:val="none" w:sz="0" w:space="0" w:color="auto"/>
        <w:right w:val="none" w:sz="0" w:space="0" w:color="auto"/>
      </w:divBdr>
    </w:div>
    <w:div w:id="1927183211">
      <w:bodyDiv w:val="1"/>
      <w:marLeft w:val="0"/>
      <w:marRight w:val="0"/>
      <w:marTop w:val="0"/>
      <w:marBottom w:val="0"/>
      <w:divBdr>
        <w:top w:val="none" w:sz="0" w:space="0" w:color="auto"/>
        <w:left w:val="none" w:sz="0" w:space="0" w:color="auto"/>
        <w:bottom w:val="none" w:sz="0" w:space="0" w:color="auto"/>
        <w:right w:val="none" w:sz="0" w:space="0" w:color="auto"/>
      </w:divBdr>
      <w:divsChild>
        <w:div w:id="323707816">
          <w:marLeft w:val="0"/>
          <w:marRight w:val="0"/>
          <w:marTop w:val="0"/>
          <w:marBottom w:val="0"/>
          <w:divBdr>
            <w:top w:val="single" w:sz="2" w:space="0" w:color="auto"/>
            <w:left w:val="single" w:sz="2" w:space="0" w:color="auto"/>
            <w:bottom w:val="single" w:sz="6" w:space="0" w:color="auto"/>
            <w:right w:val="single" w:sz="2" w:space="0" w:color="auto"/>
          </w:divBdr>
          <w:divsChild>
            <w:div w:id="1821967834">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25347">
                  <w:marLeft w:val="0"/>
                  <w:marRight w:val="0"/>
                  <w:marTop w:val="0"/>
                  <w:marBottom w:val="0"/>
                  <w:divBdr>
                    <w:top w:val="single" w:sz="2" w:space="0" w:color="D9D9E3"/>
                    <w:left w:val="single" w:sz="2" w:space="0" w:color="D9D9E3"/>
                    <w:bottom w:val="single" w:sz="2" w:space="0" w:color="D9D9E3"/>
                    <w:right w:val="single" w:sz="2" w:space="0" w:color="D9D9E3"/>
                  </w:divBdr>
                  <w:divsChild>
                    <w:div w:id="1937978942">
                      <w:marLeft w:val="0"/>
                      <w:marRight w:val="0"/>
                      <w:marTop w:val="0"/>
                      <w:marBottom w:val="0"/>
                      <w:divBdr>
                        <w:top w:val="single" w:sz="2" w:space="0" w:color="D9D9E3"/>
                        <w:left w:val="single" w:sz="2" w:space="0" w:color="D9D9E3"/>
                        <w:bottom w:val="single" w:sz="2" w:space="0" w:color="D9D9E3"/>
                        <w:right w:val="single" w:sz="2" w:space="0" w:color="D9D9E3"/>
                      </w:divBdr>
                      <w:divsChild>
                        <w:div w:id="934706638">
                          <w:marLeft w:val="0"/>
                          <w:marRight w:val="0"/>
                          <w:marTop w:val="0"/>
                          <w:marBottom w:val="0"/>
                          <w:divBdr>
                            <w:top w:val="single" w:sz="2" w:space="0" w:color="D9D9E3"/>
                            <w:left w:val="single" w:sz="2" w:space="0" w:color="D9D9E3"/>
                            <w:bottom w:val="single" w:sz="2" w:space="0" w:color="D9D9E3"/>
                            <w:right w:val="single" w:sz="2" w:space="0" w:color="D9D9E3"/>
                          </w:divBdr>
                          <w:divsChild>
                            <w:div w:id="1285582156">
                              <w:marLeft w:val="0"/>
                              <w:marRight w:val="0"/>
                              <w:marTop w:val="0"/>
                              <w:marBottom w:val="0"/>
                              <w:divBdr>
                                <w:top w:val="single" w:sz="2" w:space="0" w:color="D9D9E3"/>
                                <w:left w:val="single" w:sz="2" w:space="0" w:color="D9D9E3"/>
                                <w:bottom w:val="single" w:sz="2" w:space="0" w:color="D9D9E3"/>
                                <w:right w:val="single" w:sz="2" w:space="0" w:color="D9D9E3"/>
                              </w:divBdr>
                              <w:divsChild>
                                <w:div w:id="900557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591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8411C-4A5C-4317-9A0C-873C5CBF1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55</Pages>
  <Words>6513</Words>
  <Characters>37125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kumar Chigurla</dc:creator>
  <cp:keywords/>
  <dc:description/>
  <cp:lastModifiedBy>Ajay kumar Chigurla</cp:lastModifiedBy>
  <cp:revision>2</cp:revision>
  <cp:lastPrinted>2023-09-21T08:55:00Z</cp:lastPrinted>
  <dcterms:created xsi:type="dcterms:W3CDTF">2023-09-22T18:39:00Z</dcterms:created>
  <dcterms:modified xsi:type="dcterms:W3CDTF">2023-09-22T18:39:00Z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-97843325</vt:i4>
  </property>
</Properties>
</file>